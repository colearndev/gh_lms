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vzbypf217tz" w:id="0"/>
      <w:bookmarkEnd w:id="0"/>
      <w:r w:rsidDel="00000000" w:rsidR="00000000" w:rsidRPr="00000000">
        <w:rPr>
          <w:b w:val="1"/>
          <w:bCs w:val="1"/>
          <w:sz w:val="46"/>
          <w:szCs w:val="46"/>
          <w:rtl w:val="0"/>
        </w:rPr>
        <w:t xml:space="preserve">GapHopper LMS – Fogalmidefiníciók</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p0vukthowng" w:id="1"/>
      <w:bookmarkEnd w:id="1"/>
      <w:r w:rsidDel="00000000" w:rsidR="00000000" w:rsidRPr="00000000">
        <w:rPr>
          <w:b w:val="1"/>
          <w:bCs w:val="1"/>
          <w:sz w:val="34"/>
          <w:szCs w:val="34"/>
          <w:rtl w:val="0"/>
        </w:rPr>
        <w:t xml:space="preserve">Learning Goal</w:t>
      </w:r>
    </w:p>
    <w:p w:rsidR="00000000" w:rsidDel="00000000" w:rsidP="00000000" w:rsidRDefault="00000000" w:rsidRPr="00000000" w14:paraId="00000003">
      <w:pPr>
        <w:spacing w:after="240" w:before="240" w:lineRule="auto"/>
        <w:rPr/>
      </w:pPr>
      <w:del w:author="Gábor Nagy" w:id="0" w:date="2026-04-30T07:47:05Z">
        <w:r w:rsidDel="00000000" w:rsidR="00000000" w:rsidRPr="00000000">
          <w:rPr>
            <w:rtl w:val="0"/>
            <w:rPrChange w:author="Gábor Nagy" w:id="1" w:date="2026-04-30T07:47:05Z">
              <w:rPr/>
            </w:rPrChange>
          </w:rPr>
          <w:delText xml:space="preserve">Egyénileg</w:delText>
        </w:r>
      </w:del>
      <w:ins w:author="Gábor Nagy" w:id="0" w:date="2026-04-30T07:47:05Z">
        <w:r w:rsidDel="00000000" w:rsidR="00000000" w:rsidRPr="00000000">
          <w:rPr>
            <w:rtl w:val="0"/>
            <w:rPrChange w:author="Gábor Nagy" w:id="1" w:date="2026-04-30T07:47:05Z">
              <w:rPr/>
            </w:rPrChange>
          </w:rPr>
          <w:t xml:space="preserve"> Az egyén által</w:t>
        </w:r>
      </w:ins>
      <w:r w:rsidDel="00000000" w:rsidR="00000000" w:rsidRPr="00000000">
        <w:rPr>
          <w:rtl w:val="0"/>
        </w:rPr>
        <w:t xml:space="preserve"> meghatározott, letisztított fejlődési cél, amely irányt ad a</w:t>
      </w:r>
      <w:ins w:author="Gábor Nagy" w:id="2" w:date="2026-04-30T07:47:33Z">
        <w:r w:rsidDel="00000000" w:rsidR="00000000" w:rsidRPr="00000000">
          <w:rPr>
            <w:rtl w:val="0"/>
          </w:rPr>
          <w:t xml:space="preserve">z egyén fejlődési és</w:t>
        </w:r>
      </w:ins>
      <w:r w:rsidDel="00000000" w:rsidR="00000000" w:rsidRPr="00000000">
        <w:rPr>
          <w:rtl w:val="0"/>
        </w:rPr>
        <w:t xml:space="preserve"> tanulási folyamat</w:t>
      </w:r>
      <w:ins w:author="Gábor Nagy" w:id="3" w:date="2026-04-30T07:47:44Z">
        <w:r w:rsidDel="00000000" w:rsidR="00000000" w:rsidRPr="00000000">
          <w:rPr>
            <w:rtl w:val="0"/>
          </w:rPr>
          <w:t xml:space="preserve">ai</w:t>
        </w:r>
      </w:ins>
      <w:r w:rsidDel="00000000" w:rsidR="00000000" w:rsidRPr="00000000">
        <w:rPr>
          <w:rtl w:val="0"/>
        </w:rPr>
        <w:t xml:space="preserve">nak.</w:t>
        <w:br w:type="textWrapping"/>
        <w:t xml:space="preserve"> </w:t>
      </w:r>
      <w:r w:rsidDel="00000000" w:rsidR="00000000" w:rsidRPr="00000000">
        <w:rPr>
          <w:b w:val="1"/>
          <w:bCs w:val="1"/>
          <w:rtl w:val="0"/>
        </w:rPr>
        <w:t xml:space="preserve">(EN)</w:t>
      </w:r>
      <w:r w:rsidDel="00000000" w:rsidR="00000000" w:rsidRPr="00000000">
        <w:rPr>
          <w:rtl w:val="0"/>
        </w:rPr>
        <w:t xml:space="preserve"> </w:t>
      </w:r>
      <w:del w:author="Gábor Nagy" w:id="4" w:date="2026-04-30T07:48:22Z">
        <w:r w:rsidDel="00000000" w:rsidR="00000000" w:rsidRPr="00000000">
          <w:rPr>
            <w:rtl w:val="0"/>
          </w:rPr>
          <w:delText xml:space="preserve">A personalized development objective that defines the intended direction of the learner’s progress.</w:delText>
        </w:r>
      </w:del>
      <w:ins w:author="Gábor Nagy" w:id="4" w:date="2026-04-30T07:48:22Z">
        <w:r w:rsidDel="00000000" w:rsidR="00000000" w:rsidRPr="00000000">
          <w:rPr>
            <w:rtl w:val="0"/>
          </w:rPr>
          <w:t xml:space="preserve"> A clear developmental goal defined by the individual, which gives direction to the individual's development and learning processes.</w:t>
        </w:r>
      </w:ins>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jvaj5b72bb50" w:id="2"/>
      <w:bookmarkEnd w:id="2"/>
      <w:r w:rsidDel="00000000" w:rsidR="00000000" w:rsidRPr="00000000">
        <w:rPr>
          <w:b w:val="1"/>
          <w:bCs w:val="1"/>
          <w:sz w:val="34"/>
          <w:szCs w:val="34"/>
          <w:rtl w:val="0"/>
        </w:rPr>
        <w:t xml:space="preserve">Dynamic Learning Path</w:t>
      </w:r>
    </w:p>
    <w:p w:rsidR="00000000" w:rsidDel="00000000" w:rsidP="00000000" w:rsidRDefault="00000000" w:rsidRPr="00000000" w14:paraId="00000006">
      <w:pPr>
        <w:spacing w:after="240" w:before="240" w:lineRule="auto"/>
        <w:rPr/>
      </w:pPr>
      <w:r w:rsidDel="00000000" w:rsidR="00000000" w:rsidRPr="00000000">
        <w:rPr>
          <w:rtl w:val="0"/>
        </w:rPr>
        <w:t xml:space="preserve">A Learning Goal elérését támogató, </w:t>
      </w:r>
      <w:ins w:author="Gábor Nagy" w:id="5" w:date="2026-04-30T07:49:05Z">
        <w:r w:rsidDel="00000000" w:rsidR="00000000" w:rsidRPr="00000000">
          <w:rPr>
            <w:rtl w:val="0"/>
          </w:rPr>
          <w:t xml:space="preserve">az egyén számára </w:t>
        </w:r>
      </w:ins>
      <w:r w:rsidDel="00000000" w:rsidR="00000000" w:rsidRPr="00000000">
        <w:rPr>
          <w:rtl w:val="0"/>
        </w:rPr>
        <w:t xml:space="preserve">dinamikusan összeállított tanulási útvonal, amely meglévő Course, Lesson és Unit elemekre hivatkozik, vagy új (dinamikusan generált) egységeket tartalmaz.</w:t>
        <w:br w:type="textWrapping"/>
        <w:t xml:space="preserve"> </w:t>
      </w:r>
      <w:r w:rsidDel="00000000" w:rsidR="00000000" w:rsidRPr="00000000">
        <w:rPr>
          <w:b w:val="1"/>
          <w:bCs w:val="1"/>
          <w:rtl w:val="0"/>
        </w:rPr>
        <w:t xml:space="preserve">(EN)</w:t>
      </w:r>
      <w:r w:rsidDel="00000000" w:rsidR="00000000" w:rsidRPr="00000000">
        <w:rPr>
          <w:rtl w:val="0"/>
        </w:rPr>
        <w:t xml:space="preserve"> </w:t>
      </w:r>
      <w:del w:author="Gábor Nagy" w:id="6" w:date="2026-04-30T07:50:15Z">
        <w:r w:rsidDel="00000000" w:rsidR="00000000" w:rsidRPr="00000000">
          <w:rPr>
            <w:rtl w:val="0"/>
          </w:rPr>
          <w:delText xml:space="preserve">A dynamically constructed, goal-driven sequence that connects existing courses, lessons, and units, or introduces generated units to guide learning.</w:delText>
        </w:r>
      </w:del>
      <w:ins w:author="Gábor Nagy" w:id="6" w:date="2026-04-30T07:50:15Z">
        <w:del w:author="Gábor Nagy" w:id="6" w:date="2026-04-30T07:50:15Z">
          <w:r w:rsidDel="00000000" w:rsidR="00000000" w:rsidRPr="00000000">
            <w:rPr>
              <w:rtl w:val="0"/>
            </w:rPr>
            <w:delText xml:space="preserve"> </w:delText>
          </w:r>
        </w:del>
        <w:r w:rsidDel="00000000" w:rsidR="00000000" w:rsidRPr="00000000">
          <w:rPr>
            <w:rtl w:val="0"/>
          </w:rPr>
          <w:t xml:space="preserve">A learning path is a dynamically created goal-driven sequence for an individual to support the achievement of a Learning Goal, which connects existing Course, Lesson and Unit elements or contains new (dynamically generated) units.</w:t>
        </w:r>
      </w:ins>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8gtgu34dro7e" w:id="3"/>
      <w:bookmarkEnd w:id="3"/>
      <w:r w:rsidDel="00000000" w:rsidR="00000000" w:rsidRPr="00000000">
        <w:rPr>
          <w:b w:val="1"/>
          <w:bCs w:val="1"/>
          <w:sz w:val="34"/>
          <w:szCs w:val="34"/>
          <w:rtl w:val="0"/>
        </w:rPr>
        <w:t xml:space="preserve">Path Step</w:t>
      </w:r>
    </w:p>
    <w:p w:rsidR="00000000" w:rsidDel="00000000" w:rsidP="00000000" w:rsidRDefault="00000000" w:rsidRPr="00000000" w14:paraId="00000009">
      <w:pPr>
        <w:spacing w:after="240" w:before="240" w:lineRule="auto"/>
        <w:rPr/>
      </w:pPr>
      <w:r w:rsidDel="00000000" w:rsidR="00000000" w:rsidRPr="00000000">
        <w:rPr>
          <w:rtl w:val="0"/>
        </w:rPr>
        <w:t xml:space="preserve">A Learning Path egy eleme, amely egy konkrét Course-ra, Lesson-re vagy Unit-ra mutat, és meghatározza annak sorrendjét és aktiválási feltételeit.</w:t>
        <w:br w:type="textWrapping"/>
        <w:t xml:space="preserve"> </w:t>
      </w:r>
      <w:r w:rsidDel="00000000" w:rsidR="00000000" w:rsidRPr="00000000">
        <w:rPr>
          <w:b w:val="1"/>
          <w:bCs w:val="1"/>
          <w:rtl w:val="0"/>
        </w:rPr>
        <w:t xml:space="preserve">(EN)</w:t>
      </w:r>
      <w:r w:rsidDel="00000000" w:rsidR="00000000" w:rsidRPr="00000000">
        <w:rPr>
          <w:rtl w:val="0"/>
        </w:rPr>
        <w:t xml:space="preserve"> A single step in a learning path that references a specific course, lesson, or unit, including its order and activation conditions.</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9zsz5ljo0ioa" w:id="4"/>
      <w:bookmarkEnd w:id="4"/>
      <w:r w:rsidDel="00000000" w:rsidR="00000000" w:rsidRPr="00000000">
        <w:rPr>
          <w:b w:val="1"/>
          <w:bCs w:val="1"/>
          <w:sz w:val="34"/>
          <w:szCs w:val="34"/>
          <w:rtl w:val="0"/>
        </w:rPr>
        <w:t xml:space="preserve">Courseet</w:t>
      </w:r>
    </w:p>
    <w:p w:rsidR="00000000" w:rsidDel="00000000" w:rsidP="00000000" w:rsidRDefault="00000000" w:rsidRPr="00000000" w14:paraId="0000000C">
      <w:pPr>
        <w:spacing w:after="240" w:before="240" w:lineRule="auto"/>
        <w:rPr/>
      </w:pPr>
      <w:ins w:author="Gábor Nagy" w:id="7" w:date="2026-04-30T07:54:23Z">
        <w:r w:rsidDel="00000000" w:rsidR="00000000" w:rsidRPr="00000000">
          <w:rPr>
            <w:rtl w:val="0"/>
            <w:rPrChange w:author="Gábor Nagy" w:id="8" w:date="2026-04-30T07:54:23Z">
              <w:rPr>
                <w:b w:val="1"/>
                <w:bCs w:val="1"/>
                <w:sz w:val="34"/>
                <w:szCs w:val="34"/>
              </w:rPr>
            </w:rPrChange>
          </w:rPr>
          <w:t xml:space="preserve">Egy vagy </w:t>
        </w:r>
      </w:ins>
      <w:r w:rsidDel="00000000" w:rsidR="00000000" w:rsidRPr="00000000">
        <w:rPr>
          <w:rtl w:val="0"/>
        </w:rPr>
        <w:t xml:space="preserve">Több Lesson-ből álló</w:t>
      </w:r>
      <w:ins w:author="Gábor Nagy" w:id="9" w:date="2026-04-30T07:54:34Z">
        <w:r w:rsidDel="00000000" w:rsidR="00000000" w:rsidRPr="00000000">
          <w:rPr>
            <w:rtl w:val="0"/>
          </w:rPr>
          <w:t xml:space="preserve">,</w:t>
        </w:r>
      </w:ins>
      <w:r w:rsidDel="00000000" w:rsidR="00000000" w:rsidRPr="00000000">
        <w:rPr>
          <w:rtl w:val="0"/>
        </w:rPr>
        <w:t xml:space="preserve"> strukturált tanulási egység, amely egy komplex kompetencia vagy képesítés fejlesztésére szolgál.</w:t>
        <w:br w:type="textWrapping"/>
        <w:t xml:space="preserve"> </w:t>
      </w:r>
      <w:r w:rsidDel="00000000" w:rsidR="00000000" w:rsidRPr="00000000">
        <w:rPr>
          <w:b w:val="1"/>
          <w:bCs w:val="1"/>
          <w:rtl w:val="0"/>
        </w:rPr>
        <w:t xml:space="preserve">(EN)</w:t>
      </w:r>
      <w:r w:rsidDel="00000000" w:rsidR="00000000" w:rsidRPr="00000000">
        <w:rPr>
          <w:rtl w:val="0"/>
        </w:rPr>
        <w:t xml:space="preserve"> A structured collection of lessons designed to develop a broader competency, capability, or qualification.</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iypbflv2lugf" w:id="5"/>
      <w:bookmarkEnd w:id="5"/>
      <w:r w:rsidDel="00000000" w:rsidR="00000000" w:rsidRPr="00000000">
        <w:rPr>
          <w:b w:val="1"/>
          <w:bCs w:val="1"/>
          <w:sz w:val="34"/>
          <w:szCs w:val="34"/>
          <w:rtl w:val="0"/>
        </w:rPr>
        <w:t xml:space="preserve">Lesson</w:t>
      </w:r>
    </w:p>
    <w:p w:rsidR="00000000" w:rsidDel="00000000" w:rsidP="00000000" w:rsidRDefault="00000000" w:rsidRPr="00000000" w14:paraId="0000000F">
      <w:pPr>
        <w:spacing w:after="240" w:before="240" w:lineRule="auto"/>
        <w:rPr/>
      </w:pPr>
      <w:r w:rsidDel="00000000" w:rsidR="00000000" w:rsidRPr="00000000">
        <w:rPr>
          <w:rtl w:val="0"/>
        </w:rPr>
        <w:t xml:space="preserve">Időben behatárolt, önállóan feldolgozható tanulási egység, amely konkrét tartalmat és tanulási élményt biztosít.</w:t>
        <w:br w:type="textWrapping"/>
        <w:t xml:space="preserve"> </w:t>
      </w:r>
      <w:r w:rsidDel="00000000" w:rsidR="00000000" w:rsidRPr="00000000">
        <w:rPr>
          <w:b w:val="1"/>
          <w:bCs w:val="1"/>
          <w:rtl w:val="0"/>
        </w:rPr>
        <w:t xml:space="preserve">(EN)</w:t>
      </w:r>
      <w:r w:rsidDel="00000000" w:rsidR="00000000" w:rsidRPr="00000000">
        <w:rPr>
          <w:rtl w:val="0"/>
        </w:rPr>
        <w:t xml:space="preserve"> A time-bounded, self-contained learning segment that delivers content and enables understanding.</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i3bxgxvvcrtv" w:id="6"/>
      <w:bookmarkEnd w:id="6"/>
      <w:r w:rsidDel="00000000" w:rsidR="00000000" w:rsidRPr="00000000">
        <w:rPr>
          <w:b w:val="1"/>
          <w:bCs w:val="1"/>
          <w:sz w:val="34"/>
          <w:szCs w:val="34"/>
          <w:rtl w:val="0"/>
        </w:rPr>
        <w:t xml:space="preserve">Learning Unit</w:t>
      </w:r>
    </w:p>
    <w:p w:rsidR="00000000" w:rsidDel="00000000" w:rsidP="00000000" w:rsidRDefault="00000000" w:rsidRPr="00000000" w14:paraId="00000012">
      <w:pPr>
        <w:spacing w:after="240" w:before="240" w:lineRule="auto"/>
        <w:rPr/>
      </w:pPr>
      <w:r w:rsidDel="00000000" w:rsidR="00000000" w:rsidRPr="00000000">
        <w:rPr>
          <w:rtl w:val="0"/>
        </w:rPr>
        <w:t xml:space="preserve">Absztrakt pedagógiai egység, amely egy vagy több Concept elsajátítását célozza, </w:t>
      </w:r>
      <w:ins w:author="Gábor Nagy" w:id="10" w:date="2026-04-30T07:57:26Z">
        <w:r w:rsidDel="00000000" w:rsidR="00000000" w:rsidRPr="00000000">
          <w:rPr>
            <w:rtl w:val="0"/>
          </w:rPr>
          <w:t xml:space="preserve">támogatja az egyén általi megértést és fejlődést, </w:t>
        </w:r>
      </w:ins>
      <w:r w:rsidDel="00000000" w:rsidR="00000000" w:rsidRPr="00000000">
        <w:rPr>
          <w:rtl w:val="0"/>
        </w:rPr>
        <w:t xml:space="preserve">és a megvalósítás formájától függetlenül meghatározza, mit kell </w:t>
      </w:r>
      <w:ins w:author="Gábor Nagy" w:id="11" w:date="2026-04-30T07:59:48Z">
        <w:r w:rsidDel="00000000" w:rsidR="00000000" w:rsidRPr="00000000">
          <w:rPr>
            <w:rtl w:val="0"/>
          </w:rPr>
          <w:t xml:space="preserve">az egyénnek meg</w:t>
        </w:r>
      </w:ins>
      <w:r w:rsidDel="00000000" w:rsidR="00000000" w:rsidRPr="00000000">
        <w:rPr>
          <w:rtl w:val="0"/>
        </w:rPr>
        <w:t xml:space="preserve">tanulni.</w:t>
        <w:br w:type="textWrapping"/>
        <w:t xml:space="preserve"> </w:t>
      </w:r>
      <w:r w:rsidDel="00000000" w:rsidR="00000000" w:rsidRPr="00000000">
        <w:rPr>
          <w:b w:val="1"/>
          <w:bCs w:val="1"/>
          <w:rtl w:val="0"/>
        </w:rPr>
        <w:t xml:space="preserve">(EN)</w:t>
      </w:r>
      <w:r w:rsidDel="00000000" w:rsidR="00000000" w:rsidRPr="00000000">
        <w:rPr>
          <w:rtl w:val="0"/>
        </w:rPr>
        <w:t xml:space="preserve"> </w:t>
      </w:r>
      <w:del w:author="Gábor Nagy" w:id="12" w:date="2026-04-30T08:00:28Z">
        <w:r w:rsidDel="00000000" w:rsidR="00000000" w:rsidRPr="00000000">
          <w:rPr>
            <w:rtl w:val="0"/>
          </w:rPr>
          <w:delText xml:space="preserve">An abstract pedagogical unit that defines what should be learned by targeting specific concepts, independent of delivery format.</w:delText>
        </w:r>
      </w:del>
      <w:ins w:author="Gábor Nagy" w:id="12" w:date="2026-04-30T08:00:28Z">
        <w:del w:author="Gábor Nagy" w:id="12" w:date="2026-04-30T08:00:28Z">
          <w:r w:rsidDel="00000000" w:rsidR="00000000" w:rsidRPr="00000000">
            <w:rPr>
              <w:rtl w:val="0"/>
            </w:rPr>
            <w:delText xml:space="preserve"> </w:delText>
          </w:r>
        </w:del>
        <w:r w:rsidDel="00000000" w:rsidR="00000000" w:rsidRPr="00000000">
          <w:rPr>
            <w:rtl w:val="0"/>
          </w:rPr>
          <w:t xml:space="preserve">An abstract pedagogical unit that aims to master one or more Concepts, supports the individual's understanding and development, and defines what the individual needs to learn, regardless of the form of implementation.</w:t>
        </w:r>
      </w:ins>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xlosmqn0sdvj" w:id="7"/>
      <w:bookmarkEnd w:id="7"/>
      <w:r w:rsidDel="00000000" w:rsidR="00000000" w:rsidRPr="00000000">
        <w:rPr>
          <w:b w:val="1"/>
          <w:bCs w:val="1"/>
          <w:sz w:val="34"/>
          <w:szCs w:val="34"/>
          <w:rtl w:val="0"/>
        </w:rPr>
        <w:t xml:space="preserve">Growth Unit</w:t>
      </w:r>
    </w:p>
    <w:p w:rsidR="00000000" w:rsidDel="00000000" w:rsidP="00000000" w:rsidRDefault="00000000" w:rsidRPr="00000000" w14:paraId="00000015">
      <w:pPr>
        <w:spacing w:after="240" w:before="240" w:lineRule="auto"/>
        <w:rPr/>
      </w:pPr>
      <w:commentRangeStart w:id="0"/>
      <w:r w:rsidDel="00000000" w:rsidR="00000000" w:rsidRPr="00000000">
        <w:rPr>
          <w:rtl w:val="0"/>
        </w:rPr>
        <w:t xml:space="preserve">GapHopper-specifikus</w:t>
      </w:r>
      <w:commentRangeEnd w:id="0"/>
      <w:r w:rsidDel="00000000" w:rsidR="00000000" w:rsidRPr="00000000">
        <w:commentReference w:id="0"/>
      </w:r>
      <w:r w:rsidDel="00000000" w:rsidR="00000000" w:rsidRPr="00000000">
        <w:rPr>
          <w:rtl w:val="0"/>
        </w:rPr>
        <w:t xml:space="preserve">, személyre szabott és dinamikusan generált Learning Unit, amely a felhasználó aktuális </w:t>
      </w:r>
      <w:commentRangeStart w:id="1"/>
      <w:commentRangeStart w:id="2"/>
      <w:r w:rsidDel="00000000" w:rsidR="00000000" w:rsidRPr="00000000">
        <w:rPr>
          <w:rtl w:val="0"/>
        </w:rPr>
        <w:t xml:space="preserve">állapota</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alapján kerül kialakításra.</w:t>
        <w:br w:type="textWrapping"/>
        <w:t xml:space="preserve"> </w:t>
      </w:r>
      <w:r w:rsidDel="00000000" w:rsidR="00000000" w:rsidRPr="00000000">
        <w:rPr>
          <w:b w:val="1"/>
          <w:bCs w:val="1"/>
          <w:rtl w:val="0"/>
        </w:rPr>
        <w:t xml:space="preserve">(EN)</w:t>
      </w:r>
      <w:r w:rsidDel="00000000" w:rsidR="00000000" w:rsidRPr="00000000">
        <w:rPr>
          <w:rtl w:val="0"/>
        </w:rPr>
        <w:t xml:space="preserve"> A GapHopper-specific, dynamically generated and personalized learning unit tailored to the learner’s current state and context.</w:t>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ndfzjfckrhe" w:id="8"/>
      <w:bookmarkEnd w:id="8"/>
      <w:r w:rsidDel="00000000" w:rsidR="00000000" w:rsidRPr="00000000">
        <w:rPr>
          <w:b w:val="1"/>
          <w:bCs w:val="1"/>
          <w:sz w:val="34"/>
          <w:szCs w:val="34"/>
          <w:rtl w:val="0"/>
        </w:rPr>
        <w:t xml:space="preserve">Learning Outcome</w:t>
      </w:r>
    </w:p>
    <w:p w:rsidR="00000000" w:rsidDel="00000000" w:rsidP="00000000" w:rsidRDefault="00000000" w:rsidRPr="00000000" w14:paraId="00000018">
      <w:pPr>
        <w:spacing w:after="240" w:before="240" w:lineRule="auto"/>
        <w:rPr/>
      </w:pPr>
      <w:r w:rsidDel="00000000" w:rsidR="00000000" w:rsidRPr="00000000">
        <w:rPr>
          <w:rtl w:val="0"/>
        </w:rPr>
        <w:t xml:space="preserve">Egy Unit által elérhető tanulási eredmény, amely leírja, hogy </w:t>
      </w:r>
      <w:ins w:author="Gábor Nagy" w:id="13" w:date="2026-04-30T08:15:57Z">
        <w:r w:rsidDel="00000000" w:rsidR="00000000" w:rsidRPr="00000000">
          <w:rPr>
            <w:rtl w:val="0"/>
          </w:rPr>
          <w:t xml:space="preserve">a Unit elsajátítása után </w:t>
        </w:r>
      </w:ins>
      <w:r w:rsidDel="00000000" w:rsidR="00000000" w:rsidRPr="00000000">
        <w:rPr>
          <w:rtl w:val="0"/>
        </w:rPr>
        <w:t xml:space="preserve">a tanuló mit ért meg vagy tud elmagyarázni</w:t>
      </w:r>
      <w:ins w:author="Gábor Nagy" w:id="14" w:date="2026-04-30T08:16:32Z">
        <w:r w:rsidDel="00000000" w:rsidR="00000000" w:rsidRPr="00000000">
          <w:rPr>
            <w:rtl w:val="0"/>
          </w:rPr>
          <w:t xml:space="preserve"> az adott Unitban leírt Concept kapcsán</w:t>
        </w:r>
      </w:ins>
      <w:r w:rsidDel="00000000" w:rsidR="00000000" w:rsidRPr="00000000">
        <w:rPr>
          <w:rtl w:val="0"/>
        </w:rPr>
        <w:t xml:space="preserve">.</w:t>
        <w:br w:type="textWrapping"/>
        <w:t xml:space="preserve"> </w:t>
      </w:r>
      <w:r w:rsidDel="00000000" w:rsidR="00000000" w:rsidRPr="00000000">
        <w:rPr>
          <w:b w:val="1"/>
          <w:bCs w:val="1"/>
          <w:rtl w:val="0"/>
        </w:rPr>
        <w:t xml:space="preserve">(EN)</w:t>
      </w:r>
      <w:r w:rsidDel="00000000" w:rsidR="00000000" w:rsidRPr="00000000">
        <w:rPr>
          <w:rtl w:val="0"/>
        </w:rPr>
        <w:t xml:space="preserve"> A micro-level result describing what the learner understands or can explain </w:t>
      </w:r>
      <w:ins w:author="Gábor Nagy" w:id="15" w:date="2026-04-30T08:17:47Z">
        <w:r w:rsidDel="00000000" w:rsidR="00000000" w:rsidRPr="00000000">
          <w:rPr>
            <w:rtl w:val="0"/>
          </w:rPr>
          <w:t xml:space="preserve">about the Concept described in the Unit </w:t>
        </w:r>
      </w:ins>
      <w:r w:rsidDel="00000000" w:rsidR="00000000" w:rsidRPr="00000000">
        <w:rPr>
          <w:rtl w:val="0"/>
        </w:rPr>
        <w:t xml:space="preserve">after completing a unit.</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w8j6z4adh2dc" w:id="9"/>
      <w:bookmarkEnd w:id="9"/>
      <w:r w:rsidDel="00000000" w:rsidR="00000000" w:rsidRPr="00000000">
        <w:rPr>
          <w:b w:val="1"/>
          <w:bCs w:val="1"/>
          <w:sz w:val="34"/>
          <w:szCs w:val="34"/>
          <w:rtl w:val="0"/>
        </w:rPr>
        <w:t xml:space="preserve">Practice Outcome</w:t>
      </w:r>
    </w:p>
    <w:p w:rsidR="00000000" w:rsidDel="00000000" w:rsidP="00000000" w:rsidRDefault="00000000" w:rsidRPr="00000000" w14:paraId="0000001B">
      <w:pPr>
        <w:spacing w:after="240" w:before="240" w:lineRule="auto"/>
        <w:rPr/>
      </w:pPr>
      <w:r w:rsidDel="00000000" w:rsidR="00000000" w:rsidRPr="00000000">
        <w:rPr>
          <w:rtl w:val="0"/>
        </w:rPr>
        <w:t xml:space="preserve">Egy Unit gyakorlati eredménye, amely azt írja le, hogy a tanuló mit tud alkalmazni vagy végrehajtani</w:t>
      </w:r>
      <w:ins w:author="Gábor Nagy" w:id="16" w:date="2026-04-30T08:18:55Z">
        <w:r w:rsidDel="00000000" w:rsidR="00000000" w:rsidRPr="00000000">
          <w:rPr>
            <w:rtl w:val="0"/>
          </w:rPr>
          <w:t xml:space="preserve"> </w:t>
        </w:r>
        <w:r w:rsidDel="00000000" w:rsidR="00000000" w:rsidRPr="00000000">
          <w:rPr>
            <w:rtl w:val="0"/>
            <w:rPrChange w:author="Gábor Nagy" w:id="17" w:date="2026-04-30T08:18:55Z">
              <w:rPr/>
            </w:rPrChange>
          </w:rPr>
          <w:t xml:space="preserve">a Unit elsajátítása után az adott Unitban leírt Concept kapcsán</w:t>
        </w:r>
      </w:ins>
      <w:r w:rsidDel="00000000" w:rsidR="00000000" w:rsidRPr="00000000">
        <w:rPr>
          <w:rtl w:val="0"/>
        </w:rPr>
        <w:t xml:space="preserve">.</w:t>
        <w:br w:type="textWrapping"/>
        <w:t xml:space="preserve"> </w:t>
      </w:r>
      <w:r w:rsidDel="00000000" w:rsidR="00000000" w:rsidRPr="00000000">
        <w:rPr>
          <w:b w:val="1"/>
          <w:bCs w:val="1"/>
          <w:rtl w:val="0"/>
        </w:rPr>
        <w:t xml:space="preserve">(EN)</w:t>
      </w:r>
      <w:r w:rsidDel="00000000" w:rsidR="00000000" w:rsidRPr="00000000">
        <w:rPr>
          <w:rtl w:val="0"/>
        </w:rPr>
        <w:t xml:space="preserve"> A practical result describing what the learner can apply, perform, or demonstrate after completing a unit.</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th7de3af5sk9" w:id="10"/>
      <w:bookmarkEnd w:id="10"/>
      <w:r w:rsidDel="00000000" w:rsidR="00000000" w:rsidRPr="00000000">
        <w:rPr>
          <w:b w:val="1"/>
          <w:bCs w:val="1"/>
          <w:sz w:val="34"/>
          <w:szCs w:val="34"/>
          <w:rtl w:val="0"/>
        </w:rPr>
        <w:t xml:space="preserve">Micro Material</w:t>
      </w:r>
    </w:p>
    <w:p w:rsidR="00000000" w:rsidDel="00000000" w:rsidP="00000000" w:rsidRDefault="00000000" w:rsidRPr="00000000" w14:paraId="0000001E">
      <w:pPr>
        <w:spacing w:after="240" w:before="240" w:lineRule="auto"/>
        <w:rPr/>
      </w:pPr>
      <w:r w:rsidDel="00000000" w:rsidR="00000000" w:rsidRPr="00000000">
        <w:rPr>
          <w:rtl w:val="0"/>
        </w:rPr>
        <w:t xml:space="preserve">Egy kis méretű tanulási elem (pl. magyarázat, kérdés, gyakorlat), amely egyetlen Concept-re fókuszál.</w:t>
        <w:br w:type="textWrapping"/>
        <w:t xml:space="preserve"> </w:t>
      </w:r>
      <w:r w:rsidDel="00000000" w:rsidR="00000000" w:rsidRPr="00000000">
        <w:rPr>
          <w:b w:val="1"/>
          <w:bCs w:val="1"/>
          <w:rtl w:val="0"/>
        </w:rPr>
        <w:t xml:space="preserve">(EN)</w:t>
      </w:r>
      <w:r w:rsidDel="00000000" w:rsidR="00000000" w:rsidRPr="00000000">
        <w:rPr>
          <w:rtl w:val="0"/>
        </w:rPr>
        <w:t xml:space="preserve"> A small learning element (e.g. explanation, question, or exercise) focused on a single concept.</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rnltfs7f3drs" w:id="11"/>
      <w:bookmarkEnd w:id="11"/>
      <w:r w:rsidDel="00000000" w:rsidR="00000000" w:rsidRPr="00000000">
        <w:rPr>
          <w:b w:val="1"/>
          <w:bCs w:val="1"/>
          <w:sz w:val="34"/>
          <w:szCs w:val="34"/>
          <w:rtl w:val="0"/>
        </w:rPr>
        <w:t xml:space="preserve">Concept</w:t>
      </w:r>
    </w:p>
    <w:p w:rsidR="00000000" w:rsidDel="00000000" w:rsidP="00000000" w:rsidRDefault="00000000" w:rsidRPr="00000000" w14:paraId="00000021">
      <w:pPr>
        <w:spacing w:after="240" w:before="240" w:lineRule="auto"/>
        <w:rPr/>
      </w:pPr>
      <w:r w:rsidDel="00000000" w:rsidR="00000000" w:rsidRPr="00000000">
        <w:rPr>
          <w:rtl w:val="0"/>
        </w:rPr>
        <w:t xml:space="preserve">A tanulási folyamat legkisebb egysége, amely egy konkrét vagy absztrakt fogalmat reprezentál.</w:t>
        <w:br w:type="textWrapping"/>
        <w:t xml:space="preserve"> </w:t>
      </w:r>
      <w:r w:rsidDel="00000000" w:rsidR="00000000" w:rsidRPr="00000000">
        <w:rPr>
          <w:b w:val="1"/>
          <w:bCs w:val="1"/>
          <w:rtl w:val="0"/>
        </w:rPr>
        <w:t xml:space="preserve">(EN)</w:t>
      </w:r>
      <w:r w:rsidDel="00000000" w:rsidR="00000000" w:rsidRPr="00000000">
        <w:rPr>
          <w:rtl w:val="0"/>
        </w:rPr>
        <w:t xml:space="preserve"> The smallest unit of knowledge representing a concrete or abstract idea.</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vayutt8ds8ek" w:id="12"/>
      <w:bookmarkEnd w:id="12"/>
      <w:r w:rsidDel="00000000" w:rsidR="00000000" w:rsidRPr="00000000">
        <w:rPr>
          <w:b w:val="1"/>
          <w:bCs w:val="1"/>
          <w:sz w:val="46"/>
          <w:szCs w:val="46"/>
          <w:rtl w:val="0"/>
        </w:rPr>
        <w:t xml:space="preserve">Rendszerszintű összefoglaló definíció</w:t>
      </w:r>
    </w:p>
    <w:p w:rsidR="00000000" w:rsidDel="00000000" w:rsidP="00000000" w:rsidRDefault="00000000" w:rsidRPr="00000000" w14:paraId="00000024">
      <w:pPr>
        <w:spacing w:after="240" w:before="240" w:lineRule="auto"/>
        <w:rPr/>
      </w:pPr>
      <w:r w:rsidDel="00000000" w:rsidR="00000000" w:rsidRPr="00000000">
        <w:rPr>
          <w:rtl w:val="0"/>
        </w:rPr>
        <w:t xml:space="preserve">A GapHopper LMS egy olyan tanulási rendszer, amelyben a tanulási tartalom (Course → Lesson → Unit → Concept) és a személyre szabott tanulási útvonal (Learning Goal → Dynamic Learning Path) egymástól elkülönítve, de egymásra épülve működik.</w:t>
        <w:br w:type="textWrapping"/>
        <w:t xml:space="preserve"> </w:t>
      </w:r>
      <w:r w:rsidDel="00000000" w:rsidR="00000000" w:rsidRPr="00000000">
        <w:rPr>
          <w:b w:val="1"/>
          <w:bCs w:val="1"/>
          <w:rtl w:val="0"/>
        </w:rPr>
        <w:t xml:space="preserve">(EN)</w:t>
      </w:r>
      <w:r w:rsidDel="00000000" w:rsidR="00000000" w:rsidRPr="00000000">
        <w:rPr>
          <w:rFonts w:ascii="Arial Unicode MS" w:cs="Arial Unicode MS" w:eastAsia="Arial Unicode MS" w:hAnsi="Arial Unicode MS"/>
          <w:rtl w:val="0"/>
        </w:rPr>
        <w:t xml:space="preserve"> The GapHopper LMS is a learning system where content structure (Course → Lesson → Unit → Concept) and personalized learning paths (Learning Goal → Dynamic Learning Path) are separated but interconnected.</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34"/>
          <w:szCs w:val="34"/>
        </w:rPr>
      </w:pPr>
      <w:bookmarkStart w:colFirst="0" w:colLast="0" w:name="_bultnfscx5yx" w:id="13"/>
      <w:bookmarkEnd w:id="13"/>
      <w:r w:rsidDel="00000000" w:rsidR="00000000" w:rsidRPr="00000000">
        <w:rPr>
          <w:b w:val="1"/>
          <w:bCs w:val="1"/>
          <w:sz w:val="46"/>
          <w:szCs w:val="46"/>
        </w:rPr>
        <w:drawing>
          <wp:inline distB="114300" distT="114300" distL="114300" distR="114300">
            <wp:extent cx="5731200" cy="25019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c6etv6l740ac" w:id="14"/>
      <w:bookmarkEnd w:id="14"/>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wyhxooxqruv3" w:id="15"/>
      <w:bookmarkEnd w:id="15"/>
      <w:r w:rsidDel="00000000" w:rsidR="00000000" w:rsidRPr="00000000">
        <w:rPr>
          <w:b w:val="1"/>
          <w:bCs w:val="1"/>
          <w:sz w:val="46"/>
          <w:szCs w:val="46"/>
          <w:rtl w:val="0"/>
        </w:rPr>
        <w:t xml:space="preserve">GapHopper LMS – Learning Architecture (One-Pager)</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ejp3jpmfbmkl" w:id="16"/>
      <w:bookmarkEnd w:id="16"/>
      <w:r w:rsidDel="00000000" w:rsidR="00000000" w:rsidRPr="00000000">
        <w:rPr>
          <w:b w:val="1"/>
          <w:bCs w:val="1"/>
          <w:sz w:val="34"/>
          <w:szCs w:val="34"/>
          <w:rtl w:val="0"/>
        </w:rPr>
        <w:t xml:space="preserve">1. Learning Intent Layer (WHY)</w:t>
      </w:r>
    </w:p>
    <w:p w:rsidR="00000000" w:rsidDel="00000000" w:rsidP="00000000" w:rsidRDefault="00000000" w:rsidRPr="00000000" w14:paraId="0000002A">
      <w:pPr>
        <w:spacing w:after="240" w:before="240" w:lineRule="auto"/>
        <w:rPr/>
      </w:pPr>
      <w:r w:rsidDel="00000000" w:rsidR="00000000" w:rsidRPr="00000000">
        <w:rPr>
          <w:rtl w:val="0"/>
        </w:rPr>
        <w:t xml:space="preserve">Learning Goal</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C">
      <w:pPr>
        <w:spacing w:after="240" w:before="240" w:lineRule="auto"/>
        <w:rPr/>
      </w:pPr>
      <w:r w:rsidDel="00000000" w:rsidR="00000000" w:rsidRPr="00000000">
        <w:rPr>
          <w:rtl w:val="0"/>
        </w:rPr>
        <w:t xml:space="preserve">Dynamic Learning Path</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E">
      <w:pPr>
        <w:spacing w:after="240" w:before="240" w:lineRule="auto"/>
        <w:rPr/>
      </w:pPr>
      <w:r w:rsidDel="00000000" w:rsidR="00000000" w:rsidRPr="00000000">
        <w:rPr>
          <w:rtl w:val="0"/>
        </w:rPr>
        <w:t xml:space="preserve">Directed Steps (Path Steps)</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  → Course</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  → Lesson</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  → Learning Unit / Growth Unit</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  → Generated Unit</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Lényeg:</w:t>
        <w:br w:type="textWrapping"/>
      </w:r>
      <w:r w:rsidDel="00000000" w:rsidR="00000000" w:rsidRPr="00000000">
        <w:rPr>
          <w:rtl w:val="0"/>
        </w:rPr>
        <w:t xml:space="preserve"> 👉 A rendszer NEM tartalmat ad → hanem </w:t>
      </w:r>
      <w:r w:rsidDel="00000000" w:rsidR="00000000" w:rsidRPr="00000000">
        <w:rPr>
          <w:b w:val="1"/>
          <w:bCs w:val="1"/>
          <w:rtl w:val="0"/>
        </w:rPr>
        <w:t xml:space="preserve">irányt és következő lépést</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nfc3e5slk2go" w:id="17"/>
      <w:bookmarkEnd w:id="17"/>
      <w:r w:rsidDel="00000000" w:rsidR="00000000" w:rsidRPr="00000000">
        <w:rPr>
          <w:b w:val="1"/>
          <w:bCs w:val="1"/>
          <w:sz w:val="34"/>
          <w:szCs w:val="34"/>
          <w:rtl w:val="0"/>
        </w:rPr>
        <w:t xml:space="preserve">2. Learning Structure Layer (WHAT)</w:t>
      </w:r>
    </w:p>
    <w:p w:rsidR="00000000" w:rsidDel="00000000" w:rsidP="00000000" w:rsidRDefault="00000000" w:rsidRPr="00000000" w14:paraId="00000036">
      <w:pPr>
        <w:spacing w:after="240" w:before="240" w:lineRule="auto"/>
        <w:rPr/>
      </w:pPr>
      <w:r w:rsidDel="00000000" w:rsidR="00000000" w:rsidRPr="00000000">
        <w:rPr>
          <w:rtl w:val="0"/>
        </w:rPr>
        <w:t xml:space="preserve">Course</w:t>
      </w:r>
    </w:p>
    <w:p w:rsidR="00000000" w:rsidDel="00000000" w:rsidP="00000000" w:rsidRDefault="00000000" w:rsidRPr="00000000" w14:paraId="00000037">
      <w:pPr>
        <w:spacing w:after="240" w:before="240" w:lineRule="auto"/>
        <w:rPr/>
      </w:pPr>
      <w:r w:rsidDel="00000000" w:rsidR="00000000" w:rsidRPr="00000000">
        <w:rPr>
          <w:rtl w:val="0"/>
        </w:rPr>
        <w:t xml:space="preserve">└── Lesson</w:t>
      </w:r>
    </w:p>
    <w:p w:rsidR="00000000" w:rsidDel="00000000" w:rsidP="00000000" w:rsidRDefault="00000000" w:rsidRPr="00000000" w14:paraId="00000038">
      <w:pPr>
        <w:spacing w:after="240" w:before="240" w:lineRule="auto"/>
        <w:rPr/>
      </w:pPr>
      <w:r w:rsidDel="00000000" w:rsidR="00000000" w:rsidRPr="00000000">
        <w:rPr>
          <w:rtl w:val="0"/>
        </w:rPr>
        <w:t xml:space="preserve">     └── Learning Unit / Growth Unit</w:t>
      </w:r>
    </w:p>
    <w:p w:rsidR="00000000" w:rsidDel="00000000" w:rsidP="00000000" w:rsidRDefault="00000000" w:rsidRPr="00000000" w14:paraId="00000039">
      <w:pPr>
        <w:spacing w:after="240" w:before="240" w:lineRule="auto"/>
        <w:rPr/>
      </w:pPr>
      <w:r w:rsidDel="00000000" w:rsidR="00000000" w:rsidRPr="00000000">
        <w:rPr>
          <w:rtl w:val="0"/>
        </w:rPr>
        <w:t xml:space="preserve">           ├── Learning Outcomes (understanding)</w:t>
      </w:r>
    </w:p>
    <w:p w:rsidR="00000000" w:rsidDel="00000000" w:rsidP="00000000" w:rsidRDefault="00000000" w:rsidRPr="00000000" w14:paraId="0000003A">
      <w:pPr>
        <w:spacing w:after="240" w:before="240" w:lineRule="auto"/>
        <w:rPr/>
      </w:pPr>
      <w:r w:rsidDel="00000000" w:rsidR="00000000" w:rsidRPr="00000000">
        <w:rPr>
          <w:rtl w:val="0"/>
        </w:rPr>
        <w:t xml:space="preserve">           └── Practice Outcomes (doing)</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Lényeg:</w:t>
        <w:br w:type="textWrapping"/>
      </w:r>
      <w:r w:rsidDel="00000000" w:rsidR="00000000" w:rsidRPr="00000000">
        <w:rPr>
          <w:rtl w:val="0"/>
        </w:rPr>
        <w:t xml:space="preserve"> 👉 A tanulás alapegysége: </w:t>
      </w:r>
      <w:r w:rsidDel="00000000" w:rsidR="00000000" w:rsidRPr="00000000">
        <w:rPr>
          <w:b w:val="1"/>
          <w:bCs w:val="1"/>
          <w:rtl w:val="0"/>
        </w:rPr>
        <w:t xml:space="preserve">Unit</w:t>
      </w:r>
      <w:r w:rsidDel="00000000" w:rsidR="00000000" w:rsidRPr="00000000">
        <w:rPr>
          <w:rtl w:val="0"/>
        </w:rPr>
        <w:t xml:space="preserve">, nem Course</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uekuz7qfap90" w:id="18"/>
      <w:bookmarkEnd w:id="18"/>
      <w:r w:rsidDel="00000000" w:rsidR="00000000" w:rsidRPr="00000000">
        <w:rPr>
          <w:b w:val="1"/>
          <w:bCs w:val="1"/>
          <w:sz w:val="34"/>
          <w:szCs w:val="34"/>
          <w:rtl w:val="0"/>
        </w:rPr>
        <w:t xml:space="preserve">3. Knowledge Layer (CORE)</w:t>
      </w:r>
    </w:p>
    <w:p w:rsidR="00000000" w:rsidDel="00000000" w:rsidP="00000000" w:rsidRDefault="00000000" w:rsidRPr="00000000" w14:paraId="0000003E">
      <w:pPr>
        <w:spacing w:after="240" w:before="240" w:lineRule="auto"/>
        <w:rPr/>
      </w:pPr>
      <w:r w:rsidDel="00000000" w:rsidR="00000000" w:rsidRPr="00000000">
        <w:rPr>
          <w:rtl w:val="0"/>
        </w:rPr>
        <w:t xml:space="preserve">Unit</w:t>
      </w:r>
    </w:p>
    <w:p w:rsidR="00000000" w:rsidDel="00000000" w:rsidP="00000000" w:rsidRDefault="00000000" w:rsidRPr="00000000" w14:paraId="0000003F">
      <w:pPr>
        <w:spacing w:after="240" w:before="240" w:lineRule="auto"/>
        <w:rPr/>
      </w:pPr>
      <w:r w:rsidDel="00000000" w:rsidR="00000000" w:rsidRPr="00000000">
        <w:rPr>
          <w:rtl w:val="0"/>
        </w:rPr>
        <w:t xml:space="preserve">└── Practice Outcome</w:t>
      </w:r>
    </w:p>
    <w:p w:rsidR="00000000" w:rsidDel="00000000" w:rsidP="00000000" w:rsidRDefault="00000000" w:rsidRPr="00000000" w14:paraId="00000040">
      <w:pPr>
        <w:spacing w:after="240" w:before="240" w:lineRule="auto"/>
        <w:rPr/>
      </w:pPr>
      <w:r w:rsidDel="00000000" w:rsidR="00000000" w:rsidRPr="00000000">
        <w:rPr>
          <w:rtl w:val="0"/>
        </w:rPr>
        <w:t xml:space="preserve">     └── Micro Material</w:t>
      </w:r>
    </w:p>
    <w:p w:rsidR="00000000" w:rsidDel="00000000" w:rsidP="00000000" w:rsidRDefault="00000000" w:rsidRPr="00000000" w14:paraId="00000041">
      <w:pPr>
        <w:spacing w:after="240" w:before="240" w:lineRule="auto"/>
        <w:rPr/>
      </w:pPr>
      <w:r w:rsidDel="00000000" w:rsidR="00000000" w:rsidRPr="00000000">
        <w:rPr>
          <w:rtl w:val="0"/>
        </w:rPr>
        <w:t xml:space="preserve">           └── Concept</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Lényeg:</w:t>
        <w:br w:type="textWrapping"/>
      </w:r>
      <w:r w:rsidDel="00000000" w:rsidR="00000000" w:rsidRPr="00000000">
        <w:rPr>
          <w:rtl w:val="0"/>
        </w:rPr>
        <w:t xml:space="preserve"> 👉 Minden tanulás végül </w:t>
      </w:r>
      <w:r w:rsidDel="00000000" w:rsidR="00000000" w:rsidRPr="00000000">
        <w:rPr>
          <w:b w:val="1"/>
          <w:bCs w:val="1"/>
          <w:rtl w:val="0"/>
        </w:rPr>
        <w:t xml:space="preserve">Concept-ek elsajátítása</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xilhkfu2ta8v" w:id="19"/>
      <w:bookmarkEnd w:id="19"/>
      <w:r w:rsidDel="00000000" w:rsidR="00000000" w:rsidRPr="00000000">
        <w:rPr>
          <w:b w:val="1"/>
          <w:bCs w:val="1"/>
          <w:sz w:val="34"/>
          <w:szCs w:val="34"/>
          <w:rtl w:val="0"/>
        </w:rPr>
        <w:t xml:space="preserve">4. Dynamic vs Static (kulcs különbség)</w:t>
      </w:r>
    </w:p>
    <w:tbl>
      <w:tblPr>
        <w:tblStyle w:val="Table1"/>
        <w:tblW w:w="6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1145"/>
        <w:gridCol w:w="2225"/>
        <w:tblGridChange w:id="0">
          <w:tblGrid>
            <w:gridCol w:w="3320"/>
            <w:gridCol w:w="1145"/>
            <w:gridCol w:w="2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center"/>
              <w:rPr>
                <w:sz w:val="20"/>
                <w:szCs w:val="20"/>
              </w:rPr>
            </w:pPr>
            <w:r w:rsidDel="00000000" w:rsidR="00000000" w:rsidRPr="00000000">
              <w:rPr>
                <w:b w:val="1"/>
                <w:bCs w:val="1"/>
                <w:sz w:val="20"/>
                <w:szCs w:val="20"/>
                <w:rtl w:val="0"/>
              </w:rPr>
              <w:t xml:space="preserve">Réteg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center"/>
              <w:rPr>
                <w:sz w:val="20"/>
                <w:szCs w:val="20"/>
              </w:rPr>
            </w:pPr>
            <w:r w:rsidDel="00000000" w:rsidR="00000000" w:rsidRPr="00000000">
              <w:rPr>
                <w:b w:val="1"/>
                <w:bCs w:val="1"/>
                <w:sz w:val="20"/>
                <w:szCs w:val="20"/>
                <w:rtl w:val="0"/>
              </w:rPr>
              <w:t xml:space="preserve">Típus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center"/>
              <w:rPr>
                <w:sz w:val="20"/>
                <w:szCs w:val="20"/>
              </w:rPr>
            </w:pPr>
            <w:r w:rsidDel="00000000" w:rsidR="00000000" w:rsidRPr="00000000">
              <w:rPr>
                <w:b w:val="1"/>
                <w:bCs w:val="1"/>
                <w:sz w:val="20"/>
                <w:szCs w:val="20"/>
                <w:rtl w:val="0"/>
              </w:rPr>
              <w:t xml:space="preserve">Jelentés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Course / Lesson / Learning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sz w:val="20"/>
                <w:szCs w:val="20"/>
              </w:rPr>
            </w:pPr>
            <w:r w:rsidDel="00000000" w:rsidR="00000000" w:rsidRPr="00000000">
              <w:rPr>
                <w:b w:val="1"/>
                <w:bCs w:val="1"/>
                <w:sz w:val="20"/>
                <w:szCs w:val="20"/>
                <w:rtl w:val="0"/>
              </w:rPr>
              <w:t xml:space="preserve">Static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Tartalom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Growth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20"/>
                <w:szCs w:val="20"/>
              </w:rPr>
            </w:pPr>
            <w:r w:rsidDel="00000000" w:rsidR="00000000" w:rsidRPr="00000000">
              <w:rPr>
                <w:b w:val="1"/>
                <w:bCs w:val="1"/>
                <w:sz w:val="20"/>
                <w:szCs w:val="20"/>
                <w:rtl w:val="0"/>
              </w:rPr>
              <w:t xml:space="preserve">Dynamic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AI által generált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sz w:val="20"/>
                <w:szCs w:val="20"/>
              </w:rPr>
            </w:pPr>
            <w:r w:rsidDel="00000000" w:rsidR="00000000" w:rsidRPr="00000000">
              <w:rPr>
                <w:sz w:val="20"/>
                <w:szCs w:val="20"/>
                <w:rtl w:val="0"/>
              </w:rPr>
              <w:t xml:space="preserve">Learning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sz w:val="20"/>
                <w:szCs w:val="20"/>
              </w:rPr>
            </w:pPr>
            <w:r w:rsidDel="00000000" w:rsidR="00000000" w:rsidRPr="00000000">
              <w:rPr>
                <w:b w:val="1"/>
                <w:bCs w:val="1"/>
                <w:sz w:val="20"/>
                <w:szCs w:val="20"/>
                <w:rtl w:val="0"/>
              </w:rPr>
              <w:t xml:space="preserve">Dynamic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sz w:val="20"/>
                <w:szCs w:val="20"/>
              </w:rPr>
            </w:pPr>
            <w:r w:rsidDel="00000000" w:rsidR="00000000" w:rsidRPr="00000000">
              <w:rPr>
                <w:sz w:val="20"/>
                <w:szCs w:val="20"/>
                <w:rtl w:val="0"/>
              </w:rPr>
              <w:t xml:space="preserve">Személyre szabott út</w:t>
            </w:r>
          </w:p>
        </w:tc>
      </w:tr>
    </w:tbl>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ve0vllmryejs" w:id="20"/>
      <w:bookmarkEnd w:id="20"/>
      <w:r w:rsidDel="00000000" w:rsidR="00000000" w:rsidRPr="00000000">
        <w:rPr>
          <w:b w:val="1"/>
          <w:bCs w:val="1"/>
          <w:sz w:val="34"/>
          <w:szCs w:val="34"/>
          <w:rtl w:val="0"/>
        </w:rPr>
        <w:t xml:space="preserve">5. Teljes tanulási lánc</w:t>
      </w:r>
    </w:p>
    <w:p w:rsidR="00000000" w:rsidDel="00000000" w:rsidP="00000000" w:rsidRDefault="00000000" w:rsidRPr="00000000" w14:paraId="00000053">
      <w:pPr>
        <w:spacing w:after="240" w:before="240" w:lineRule="auto"/>
        <w:rPr/>
      </w:pPr>
      <w:r w:rsidDel="00000000" w:rsidR="00000000" w:rsidRPr="00000000">
        <w:rPr>
          <w:rtl w:val="0"/>
        </w:rPr>
        <w:t xml:space="preserve">Goal</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Path</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Step</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Unit</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Outcome</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Micro Material</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Concept</w:t>
      </w:r>
    </w:p>
    <w:p w:rsidR="00000000" w:rsidDel="00000000" w:rsidP="00000000" w:rsidRDefault="00000000" w:rsidRPr="00000000" w14:paraId="00000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g12v733xnyev" w:id="21"/>
      <w:bookmarkEnd w:id="21"/>
      <w:r w:rsidDel="00000000" w:rsidR="00000000" w:rsidRPr="00000000">
        <w:rPr>
          <w:b w:val="1"/>
          <w:bCs w:val="1"/>
          <w:sz w:val="34"/>
          <w:szCs w:val="34"/>
          <w:rtl w:val="0"/>
        </w:rPr>
        <w:t xml:space="preserve">6. Kulcs design elvek</w:t>
      </w:r>
    </w:p>
    <w:p w:rsidR="00000000" w:rsidDel="00000000" w:rsidP="00000000" w:rsidRDefault="00000000" w:rsidRPr="00000000" w14:paraId="00000062">
      <w:pPr>
        <w:numPr>
          <w:ilvl w:val="0"/>
          <w:numId w:val="20"/>
        </w:numPr>
        <w:spacing w:after="0" w:afterAutospacing="0" w:before="240" w:lineRule="auto"/>
        <w:ind w:left="720" w:hanging="360"/>
      </w:pPr>
      <w:r w:rsidDel="00000000" w:rsidR="00000000" w:rsidRPr="00000000">
        <w:rPr>
          <w:b w:val="1"/>
          <w:bCs w:val="1"/>
          <w:rtl w:val="0"/>
        </w:rPr>
        <w:t xml:space="preserve">Separation of concerns</w:t>
      </w:r>
    </w:p>
    <w:p w:rsidR="00000000" w:rsidDel="00000000" w:rsidP="00000000" w:rsidRDefault="00000000" w:rsidRPr="00000000" w14:paraId="00000063">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Content ≠ Learning Path</w:t>
      </w:r>
    </w:p>
    <w:p w:rsidR="00000000" w:rsidDel="00000000" w:rsidP="00000000" w:rsidRDefault="00000000" w:rsidRPr="00000000" w14:paraId="00000064">
      <w:pPr>
        <w:numPr>
          <w:ilvl w:val="0"/>
          <w:numId w:val="20"/>
        </w:numPr>
        <w:spacing w:after="0" w:afterAutospacing="0" w:before="0" w:beforeAutospacing="0" w:lineRule="auto"/>
        <w:ind w:left="720" w:hanging="360"/>
      </w:pPr>
      <w:r w:rsidDel="00000000" w:rsidR="00000000" w:rsidRPr="00000000">
        <w:rPr>
          <w:b w:val="1"/>
          <w:bCs w:val="1"/>
          <w:rtl w:val="0"/>
        </w:rPr>
        <w:t xml:space="preserve">Unit-first architecture</w:t>
      </w:r>
    </w:p>
    <w:p w:rsidR="00000000" w:rsidDel="00000000" w:rsidP="00000000" w:rsidRDefault="00000000" w:rsidRPr="00000000" w14:paraId="00000065">
      <w:pPr>
        <w:numPr>
          <w:ilvl w:val="1"/>
          <w:numId w:val="20"/>
        </w:numPr>
        <w:spacing w:after="0" w:afterAutospacing="0" w:before="0" w:beforeAutospacing="0" w:lineRule="auto"/>
        <w:ind w:left="1440" w:hanging="360"/>
      </w:pPr>
      <w:r w:rsidDel="00000000" w:rsidR="00000000" w:rsidRPr="00000000">
        <w:rPr>
          <w:rtl w:val="0"/>
        </w:rPr>
        <w:t xml:space="preserve">nem Course-first</w:t>
      </w:r>
    </w:p>
    <w:p w:rsidR="00000000" w:rsidDel="00000000" w:rsidP="00000000" w:rsidRDefault="00000000" w:rsidRPr="00000000" w14:paraId="00000066">
      <w:pPr>
        <w:numPr>
          <w:ilvl w:val="0"/>
          <w:numId w:val="20"/>
        </w:numPr>
        <w:spacing w:after="0" w:afterAutospacing="0" w:before="0" w:beforeAutospacing="0" w:lineRule="auto"/>
        <w:ind w:left="720" w:hanging="360"/>
      </w:pPr>
      <w:r w:rsidDel="00000000" w:rsidR="00000000" w:rsidRPr="00000000">
        <w:rPr>
          <w:b w:val="1"/>
          <w:bCs w:val="1"/>
          <w:rtl w:val="0"/>
        </w:rPr>
        <w:t xml:space="preserve">Concept-driven learning</w:t>
      </w:r>
    </w:p>
    <w:p w:rsidR="00000000" w:rsidDel="00000000" w:rsidP="00000000" w:rsidRDefault="00000000" w:rsidRPr="00000000" w14:paraId="00000067">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minden unit → concept-ek</w:t>
      </w:r>
    </w:p>
    <w:p w:rsidR="00000000" w:rsidDel="00000000" w:rsidP="00000000" w:rsidRDefault="00000000" w:rsidRPr="00000000" w14:paraId="00000068">
      <w:pPr>
        <w:numPr>
          <w:ilvl w:val="0"/>
          <w:numId w:val="20"/>
        </w:numPr>
        <w:spacing w:after="0" w:afterAutospacing="0" w:before="0" w:beforeAutospacing="0" w:lineRule="auto"/>
        <w:ind w:left="720" w:hanging="360"/>
      </w:pPr>
      <w:r w:rsidDel="00000000" w:rsidR="00000000" w:rsidRPr="00000000">
        <w:rPr>
          <w:b w:val="1"/>
          <w:bCs w:val="1"/>
          <w:rtl w:val="0"/>
        </w:rPr>
        <w:t xml:space="preserve">Dynamic personalization</w:t>
      </w:r>
    </w:p>
    <w:p w:rsidR="00000000" w:rsidDel="00000000" w:rsidP="00000000" w:rsidRDefault="00000000" w:rsidRPr="00000000" w14:paraId="00000069">
      <w:pPr>
        <w:numPr>
          <w:ilvl w:val="1"/>
          <w:numId w:val="20"/>
        </w:numPr>
        <w:spacing w:after="240" w:before="0" w:beforeAutospacing="0" w:lineRule="auto"/>
        <w:ind w:left="1440" w:hanging="360"/>
      </w:pPr>
      <w:r w:rsidDel="00000000" w:rsidR="00000000" w:rsidRPr="00000000">
        <w:rPr>
          <w:rtl w:val="0"/>
        </w:rPr>
        <w:t xml:space="preserve">Growth Unit + Path</w:t>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c8ls4zu76xy5" w:id="22"/>
      <w:bookmarkEnd w:id="22"/>
      <w:r w:rsidDel="00000000" w:rsidR="00000000" w:rsidRPr="00000000">
        <w:rPr>
          <w:b w:val="1"/>
          <w:bCs w:val="1"/>
          <w:sz w:val="34"/>
          <w:szCs w:val="34"/>
          <w:rtl w:val="0"/>
        </w:rPr>
        <w:t xml:space="preserve">Egy mondatos összefoglaló</w:t>
      </w:r>
    </w:p>
    <w:p w:rsidR="00000000" w:rsidDel="00000000" w:rsidP="00000000" w:rsidRDefault="00000000" w:rsidRPr="00000000" w14:paraId="0000006C">
      <w:pPr>
        <w:spacing w:after="240" w:before="240" w:lineRule="auto"/>
        <w:rPr>
          <w:b w:val="1"/>
          <w:bCs w:val="1"/>
        </w:rPr>
      </w:pPr>
      <w:r w:rsidDel="00000000" w:rsidR="00000000" w:rsidRPr="00000000">
        <w:rPr>
          <w:rtl w:val="0"/>
        </w:rPr>
        <w:t xml:space="preserve">👉</w:t>
        <w:br w:type="textWrapping"/>
        <w:t xml:space="preserve"> </w:t>
      </w:r>
      <w:r w:rsidDel="00000000" w:rsidR="00000000" w:rsidRPr="00000000">
        <w:rPr>
          <w:b w:val="1"/>
          <w:bCs w:val="1"/>
          <w:rtl w:val="0"/>
        </w:rPr>
        <w:t xml:space="preserve">A GapHopper LMS Learning Goal-okból dinamikus Learning Path-eket generál, amelyek Learning/Growth Unitokon keresztül Concept-ek elsajátítását teszik lehetővé, Course és Lesson tartalmakon keresztül.</w:t>
      </w:r>
    </w:p>
    <w:p w:rsidR="00000000" w:rsidDel="00000000" w:rsidP="00000000" w:rsidRDefault="00000000" w:rsidRPr="00000000" w14:paraId="0000006D">
      <w:pPr>
        <w:spacing w:after="240" w:before="240" w:lineRule="auto"/>
        <w:ind w:left="0" w:firstLine="0"/>
        <w:rPr/>
      </w:pPr>
      <w:r w:rsidDel="00000000" w:rsidR="00000000" w:rsidRPr="00000000">
        <w:rPr>
          <w:rtl w:val="0"/>
        </w:rPr>
      </w:r>
    </w:p>
    <w:p w:rsidR="00000000" w:rsidDel="00000000" w:rsidP="00000000" w:rsidRDefault="00000000" w:rsidRPr="00000000" w14:paraId="0000006E">
      <w:pPr>
        <w:pStyle w:val="Heading1"/>
        <w:spacing w:after="240" w:before="240" w:lineRule="auto"/>
        <w:rPr/>
      </w:pPr>
      <w:bookmarkStart w:colFirst="0" w:colLast="0" w:name="_rn3mqxc619ab" w:id="23"/>
      <w:bookmarkEnd w:id="23"/>
      <w:r w:rsidDel="00000000" w:rsidR="00000000" w:rsidRPr="00000000">
        <w:rPr>
          <w:rtl w:val="0"/>
        </w:rPr>
        <w:t xml:space="preserve">Learning Path generálás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Personal Career Profile Vector </w:t>
      </w:r>
    </w:p>
    <w:p w:rsidR="00000000" w:rsidDel="00000000" w:rsidP="00000000" w:rsidRDefault="00000000" w:rsidRPr="00000000" w14:paraId="00000071">
      <w:pPr>
        <w:rPr/>
      </w:pPr>
      <w:r w:rsidDel="00000000" w:rsidR="00000000" w:rsidRPr="00000000">
        <w:rPr>
          <w:rtl w:val="0"/>
        </w:rPr>
        <w:t xml:space="preserve">Learning Path: jelenlegi állaptból egy kívánt állapotba jutás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Csak tudás átadás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Kell:</w:t>
      </w:r>
    </w:p>
    <w:p w:rsidR="00000000" w:rsidDel="00000000" w:rsidP="00000000" w:rsidRDefault="00000000" w:rsidRPr="00000000" w14:paraId="00000076">
      <w:pPr>
        <w:numPr>
          <w:ilvl w:val="0"/>
          <w:numId w:val="15"/>
        </w:numPr>
        <w:ind w:left="720" w:hanging="360"/>
        <w:rPr>
          <w:u w:val="none"/>
        </w:rPr>
      </w:pPr>
      <w:r w:rsidDel="00000000" w:rsidR="00000000" w:rsidRPr="00000000">
        <w:rPr>
          <w:rtl w:val="0"/>
        </w:rPr>
        <w:t xml:space="preserve">állapotleírás - jelenlegi és elérni kívánt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Kurzus - képesítést a vége, tudást, képességet azaz készséget ad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Growth Unit - nem tudást ad!!!! Learning agility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Honnan indulunk : </w:t>
      </w:r>
    </w:p>
    <w:p w:rsidR="00000000" w:rsidDel="00000000" w:rsidP="00000000" w:rsidRDefault="00000000" w:rsidRPr="00000000" w14:paraId="0000007D">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1. Egyéni cél(ok) - munkát akarok, tanulni akarok, fejlődni akarok, előléptetést akarok</w:t>
      </w:r>
    </w:p>
    <w:p w:rsidR="00000000" w:rsidDel="00000000" w:rsidP="00000000" w:rsidRDefault="00000000" w:rsidRPr="00000000" w14:paraId="0000007E">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2. Motiváció(k) - pénz, több pénz, fejlődés</w:t>
      </w:r>
    </w:p>
    <w:p w:rsidR="00000000" w:rsidDel="00000000" w:rsidP="00000000" w:rsidRDefault="00000000" w:rsidRPr="00000000" w14:paraId="0000007F">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3. Élethelyzet (=tanulás / diákmunka, gyakornok / részmunka / főállású munka / tanulás részmunka mellett / tanulás főállás mellett / munkanélküli, munkakereső / nyugdíjas</w:t>
      </w:r>
    </w:p>
    <w:p w:rsidR="00000000" w:rsidDel="00000000" w:rsidP="00000000" w:rsidRDefault="00000000" w:rsidRPr="00000000" w14:paraId="00000080">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4. Életkor</w:t>
      </w:r>
    </w:p>
    <w:p w:rsidR="00000000" w:rsidDel="00000000" w:rsidP="00000000" w:rsidRDefault="00000000" w:rsidRPr="00000000" w14:paraId="00000081">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5. Learning agility</w:t>
      </w:r>
    </w:p>
    <w:p w:rsidR="00000000" w:rsidDel="00000000" w:rsidP="00000000" w:rsidRDefault="00000000" w:rsidRPr="00000000" w14:paraId="00000082">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5.1. Self-awareness (Önismeret)</w:t>
      </w:r>
    </w:p>
    <w:p w:rsidR="00000000" w:rsidDel="00000000" w:rsidP="00000000" w:rsidRDefault="00000000" w:rsidRPr="00000000" w14:paraId="00000083">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5.2. Mental agility</w:t>
      </w:r>
    </w:p>
    <w:p w:rsidR="00000000" w:rsidDel="00000000" w:rsidP="00000000" w:rsidRDefault="00000000" w:rsidRPr="00000000" w14:paraId="00000084">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5.3. People agility</w:t>
      </w:r>
    </w:p>
    <w:p w:rsidR="00000000" w:rsidDel="00000000" w:rsidP="00000000" w:rsidRDefault="00000000" w:rsidRPr="00000000" w14:paraId="00000085">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5.4. Change agility</w:t>
      </w:r>
    </w:p>
    <w:p w:rsidR="00000000" w:rsidDel="00000000" w:rsidP="00000000" w:rsidRDefault="00000000" w:rsidRPr="00000000" w14:paraId="00000086">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5.5. Result agility</w:t>
      </w:r>
    </w:p>
    <w:p w:rsidR="00000000" w:rsidDel="00000000" w:rsidP="00000000" w:rsidRDefault="00000000" w:rsidRPr="00000000" w14:paraId="00000087">
      <w:pP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88">
      <w:pP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89">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Growth unit - adjon feladatokat is</w:t>
      </w:r>
    </w:p>
    <w:p w:rsidR="00000000" w:rsidDel="00000000" w:rsidP="00000000" w:rsidRDefault="00000000" w:rsidRPr="00000000" w14:paraId="0000008A">
      <w:pP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rFonts w:ascii="Roboto" w:cs="Roboto" w:eastAsia="Roboto" w:hAnsi="Roboto"/>
          <w:b w:val="1"/>
          <w:bCs w:val="1"/>
          <w:color w:val="1f1f1f"/>
          <w:sz w:val="46"/>
          <w:szCs w:val="46"/>
        </w:rPr>
      </w:pPr>
      <w:bookmarkStart w:colFirst="0" w:colLast="0" w:name="_vrkbz61tfabr" w:id="24"/>
      <w:bookmarkEnd w:id="24"/>
      <w:r w:rsidDel="00000000" w:rsidR="00000000" w:rsidRPr="00000000">
        <w:rPr>
          <w:rFonts w:ascii="Roboto" w:cs="Roboto" w:eastAsia="Roboto" w:hAnsi="Roboto"/>
          <w:b w:val="1"/>
          <w:bCs w:val="1"/>
          <w:color w:val="1f1f1f"/>
          <w:sz w:val="46"/>
          <w:szCs w:val="46"/>
          <w:rtl w:val="0"/>
        </w:rPr>
        <w:t xml:space="preserve">🧠 1. A modelled – tisztán megfogalmazva</w:t>
      </w:r>
    </w:p>
    <w:p w:rsidR="00000000" w:rsidDel="00000000" w:rsidP="00000000" w:rsidRDefault="00000000" w:rsidRPr="00000000" w14:paraId="0000008C">
      <w:pPr>
        <w:pStyle w:val="Heading2"/>
        <w:keepNext w:val="0"/>
        <w:keepLines w:val="0"/>
        <w:spacing w:after="80" w:lineRule="auto"/>
        <w:rPr>
          <w:rFonts w:ascii="Roboto" w:cs="Roboto" w:eastAsia="Roboto" w:hAnsi="Roboto"/>
          <w:b w:val="1"/>
          <w:bCs w:val="1"/>
          <w:color w:val="1f1f1f"/>
          <w:sz w:val="34"/>
          <w:szCs w:val="34"/>
        </w:rPr>
      </w:pPr>
      <w:bookmarkStart w:colFirst="0" w:colLast="0" w:name="_okt4e9upva6a" w:id="25"/>
      <w:bookmarkEnd w:id="25"/>
      <w:r w:rsidDel="00000000" w:rsidR="00000000" w:rsidRPr="00000000">
        <w:rPr>
          <w:rFonts w:ascii="Roboto" w:cs="Roboto" w:eastAsia="Roboto" w:hAnsi="Roboto"/>
          <w:b w:val="1"/>
          <w:bCs w:val="1"/>
          <w:color w:val="1f1f1f"/>
          <w:sz w:val="34"/>
          <w:szCs w:val="34"/>
          <w:rtl w:val="0"/>
        </w:rPr>
        <w:t xml:space="preserve">🔷 Állapottér</w:t>
      </w:r>
    </w:p>
    <w:p w:rsidR="00000000" w:rsidDel="00000000" w:rsidP="00000000" w:rsidRDefault="00000000" w:rsidRPr="00000000" w14:paraId="0000008D">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State_t = kvantifikált aktuális állapot</w:t>
      </w:r>
    </w:p>
    <w:p w:rsidR="00000000" w:rsidDel="00000000" w:rsidP="00000000" w:rsidRDefault="00000000" w:rsidRPr="00000000" w14:paraId="0000008E">
      <w:pPr>
        <w:numPr>
          <w:ilvl w:val="0"/>
          <w:numId w:val="7"/>
        </w:numPr>
        <w:spacing w:after="0" w:afterAutospacing="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tudás</w:t>
      </w:r>
    </w:p>
    <w:p w:rsidR="00000000" w:rsidDel="00000000" w:rsidP="00000000" w:rsidRDefault="00000000" w:rsidRPr="00000000" w14:paraId="0000008F">
      <w:pPr>
        <w:numPr>
          <w:ilvl w:val="0"/>
          <w:numId w:val="7"/>
        </w:numP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skill</w:t>
      </w:r>
    </w:p>
    <w:p w:rsidR="00000000" w:rsidDel="00000000" w:rsidP="00000000" w:rsidRDefault="00000000" w:rsidRPr="00000000" w14:paraId="00000090">
      <w:pPr>
        <w:numPr>
          <w:ilvl w:val="0"/>
          <w:numId w:val="7"/>
        </w:numP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behavior</w:t>
      </w:r>
    </w:p>
    <w:p w:rsidR="00000000" w:rsidDel="00000000" w:rsidP="00000000" w:rsidRDefault="00000000" w:rsidRPr="00000000" w14:paraId="00000091">
      <w:pPr>
        <w:numPr>
          <w:ilvl w:val="0"/>
          <w:numId w:val="7"/>
        </w:numP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learning agility</w:t>
      </w:r>
    </w:p>
    <w:p w:rsidR="00000000" w:rsidDel="00000000" w:rsidP="00000000" w:rsidRDefault="00000000" w:rsidRPr="00000000" w14:paraId="00000092">
      <w:pPr>
        <w:numPr>
          <w:ilvl w:val="0"/>
          <w:numId w:val="7"/>
        </w:numPr>
        <w:spacing w:after="24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context</w:t>
      </w:r>
    </w:p>
    <w:p w:rsidR="00000000" w:rsidDel="00000000" w:rsidP="00000000" w:rsidRDefault="00000000" w:rsidRPr="00000000" w14:paraId="00000093">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rFonts w:ascii="Roboto" w:cs="Roboto" w:eastAsia="Roboto" w:hAnsi="Roboto"/>
          <w:b w:val="1"/>
          <w:bCs w:val="1"/>
          <w:color w:val="1f1f1f"/>
          <w:sz w:val="34"/>
          <w:szCs w:val="34"/>
        </w:rPr>
      </w:pPr>
      <w:bookmarkStart w:colFirst="0" w:colLast="0" w:name="_qe5u434gma1" w:id="26"/>
      <w:bookmarkEnd w:id="26"/>
      <w:r w:rsidDel="00000000" w:rsidR="00000000" w:rsidRPr="00000000">
        <w:rPr>
          <w:rFonts w:ascii="Roboto" w:cs="Roboto" w:eastAsia="Roboto" w:hAnsi="Roboto"/>
          <w:b w:val="1"/>
          <w:bCs w:val="1"/>
          <w:color w:val="1f1f1f"/>
          <w:sz w:val="34"/>
          <w:szCs w:val="34"/>
          <w:rtl w:val="0"/>
        </w:rPr>
        <w:t xml:space="preserve">🔷 Célállapot</w:t>
      </w:r>
    </w:p>
    <w:p w:rsidR="00000000" w:rsidDel="00000000" w:rsidP="00000000" w:rsidRDefault="00000000" w:rsidRPr="00000000" w14:paraId="00000095">
      <w:pPr>
        <w:rPr>
          <w:rFonts w:ascii="Roboto" w:cs="Roboto" w:eastAsia="Roboto" w:hAnsi="Roboto"/>
          <w:color w:val="1f1f1f"/>
          <w:sz w:val="21"/>
          <w:szCs w:val="21"/>
        </w:rPr>
      </w:pPr>
      <w:r w:rsidDel="00000000" w:rsidR="00000000" w:rsidRPr="00000000">
        <w:rPr>
          <w:rFonts w:ascii="Nova Mono" w:cs="Nova Mono" w:eastAsia="Nova Mono" w:hAnsi="Nova Mono"/>
          <w:color w:val="1f1f1f"/>
          <w:sz w:val="21"/>
          <w:szCs w:val="21"/>
          <w:rtl w:val="0"/>
        </w:rPr>
        <w:t xml:space="preserve">Goal ≠ explicit target state</w:t>
      </w:r>
    </w:p>
    <w:p w:rsidR="00000000" w:rsidDel="00000000" w:rsidP="00000000" w:rsidRDefault="00000000" w:rsidRPr="00000000" w14:paraId="00000096">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Goal = irány + preferencia tér</w:t>
      </w:r>
    </w:p>
    <w:p w:rsidR="00000000" w:rsidDel="00000000" w:rsidP="00000000" w:rsidRDefault="00000000" w:rsidRPr="00000000" w14:paraId="00000097">
      <w:pPr>
        <w:spacing w:after="240" w:before="240" w:lineRule="auto"/>
        <w:rPr>
          <w:rFonts w:ascii="Roboto" w:cs="Roboto" w:eastAsia="Roboto" w:hAnsi="Roboto"/>
          <w:b w:val="1"/>
          <w:bCs w:val="1"/>
          <w:color w:val="1f1f1f"/>
          <w:sz w:val="21"/>
          <w:szCs w:val="21"/>
        </w:rPr>
      </w:pPr>
      <w:r w:rsidDel="00000000" w:rsidR="00000000" w:rsidRPr="00000000">
        <w:rPr>
          <w:rFonts w:ascii="Roboto" w:cs="Roboto" w:eastAsia="Roboto" w:hAnsi="Roboto"/>
          <w:color w:val="1f1f1f"/>
          <w:sz w:val="21"/>
          <w:szCs w:val="21"/>
          <w:rtl w:val="0"/>
        </w:rPr>
        <w:t xml:space="preserve">👉 fontos felismerés:</w:t>
        <w:br w:type="textWrapping"/>
        <w:t xml:space="preserve"> </w:t>
      </w:r>
      <w:r w:rsidDel="00000000" w:rsidR="00000000" w:rsidRPr="00000000">
        <w:rPr>
          <w:rFonts w:ascii="Roboto" w:cs="Roboto" w:eastAsia="Roboto" w:hAnsi="Roboto"/>
          <w:b w:val="1"/>
          <w:bCs w:val="1"/>
          <w:color w:val="1f1f1f"/>
          <w:sz w:val="21"/>
          <w:szCs w:val="21"/>
          <w:rtl w:val="0"/>
        </w:rPr>
        <w:t xml:space="preserve">nem egy fix target van, hanem egy "attractor region"</w:t>
      </w:r>
    </w:p>
    <w:p w:rsidR="00000000" w:rsidDel="00000000" w:rsidP="00000000" w:rsidRDefault="00000000" w:rsidRPr="00000000" w14:paraId="00000098">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(pl. “backend dev”, “AI engineer”, stb.)</w:t>
      </w:r>
    </w:p>
    <w:p w:rsidR="00000000" w:rsidDel="00000000" w:rsidP="00000000" w:rsidRDefault="00000000" w:rsidRPr="00000000" w14:paraId="00000099">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rFonts w:ascii="Roboto" w:cs="Roboto" w:eastAsia="Roboto" w:hAnsi="Roboto"/>
          <w:b w:val="1"/>
          <w:bCs w:val="1"/>
          <w:color w:val="1f1f1f"/>
          <w:sz w:val="34"/>
          <w:szCs w:val="34"/>
        </w:rPr>
      </w:pPr>
      <w:bookmarkStart w:colFirst="0" w:colLast="0" w:name="_8b8xpe4uzfrr" w:id="27"/>
      <w:bookmarkEnd w:id="27"/>
      <w:r w:rsidDel="00000000" w:rsidR="00000000" w:rsidRPr="00000000">
        <w:rPr>
          <w:rFonts w:ascii="Roboto" w:cs="Roboto" w:eastAsia="Roboto" w:hAnsi="Roboto"/>
          <w:b w:val="1"/>
          <w:bCs w:val="1"/>
          <w:color w:val="1f1f1f"/>
          <w:sz w:val="34"/>
          <w:szCs w:val="34"/>
          <w:rtl w:val="0"/>
        </w:rPr>
        <w:t xml:space="preserve">🔷 Átmenetek</w:t>
      </w:r>
    </w:p>
    <w:p w:rsidR="00000000" w:rsidDel="00000000" w:rsidP="00000000" w:rsidRDefault="00000000" w:rsidRPr="00000000" w14:paraId="0000009B">
      <w:pPr>
        <w:spacing w:after="240" w:before="240" w:lineRule="auto"/>
        <w:rPr>
          <w:rFonts w:ascii="Roboto" w:cs="Roboto" w:eastAsia="Roboto" w:hAnsi="Roboto"/>
          <w:b w:val="1"/>
          <w:bCs w:val="1"/>
          <w:color w:val="1f1f1f"/>
          <w:sz w:val="21"/>
          <w:szCs w:val="21"/>
        </w:rPr>
      </w:pPr>
      <w:r w:rsidDel="00000000" w:rsidR="00000000" w:rsidRPr="00000000">
        <w:rPr>
          <w:rFonts w:ascii="Roboto" w:cs="Roboto" w:eastAsia="Roboto" w:hAnsi="Roboto"/>
          <w:color w:val="1f1f1f"/>
          <w:sz w:val="21"/>
          <w:szCs w:val="21"/>
          <w:rtl w:val="0"/>
        </w:rPr>
        <w:t xml:space="preserve">👉 ezek a </w:t>
      </w:r>
      <w:r w:rsidDel="00000000" w:rsidR="00000000" w:rsidRPr="00000000">
        <w:rPr>
          <w:rFonts w:ascii="Roboto" w:cs="Roboto" w:eastAsia="Roboto" w:hAnsi="Roboto"/>
          <w:b w:val="1"/>
          <w:bCs w:val="1"/>
          <w:color w:val="1f1f1f"/>
          <w:sz w:val="21"/>
          <w:szCs w:val="21"/>
          <w:rtl w:val="0"/>
        </w:rPr>
        <w:t xml:space="preserve">Growth Unitok</w:t>
      </w:r>
    </w:p>
    <w:p w:rsidR="00000000" w:rsidDel="00000000" w:rsidP="00000000" w:rsidRDefault="00000000" w:rsidRPr="00000000" w14:paraId="0000009C">
      <w:pPr>
        <w:rPr>
          <w:rFonts w:ascii="Roboto" w:cs="Roboto" w:eastAsia="Roboto" w:hAnsi="Roboto"/>
          <w:color w:val="1f1f1f"/>
          <w:sz w:val="21"/>
          <w:szCs w:val="21"/>
        </w:rPr>
      </w:pPr>
      <w:r w:rsidDel="00000000" w:rsidR="00000000" w:rsidRPr="00000000">
        <w:rPr>
          <w:rFonts w:ascii="Nova Mono" w:cs="Nova Mono" w:eastAsia="Nova Mono" w:hAnsi="Nova Mono"/>
          <w:color w:val="1f1f1f"/>
          <w:sz w:val="21"/>
          <w:szCs w:val="21"/>
          <w:rtl w:val="0"/>
        </w:rPr>
        <w:t xml:space="preserve">State_t → Growth Unit → State_(t+1)</w:t>
      </w:r>
    </w:p>
    <w:p w:rsidR="00000000" w:rsidDel="00000000" w:rsidP="00000000" w:rsidRDefault="00000000" w:rsidRPr="00000000" w14:paraId="0000009D">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rFonts w:ascii="Roboto" w:cs="Roboto" w:eastAsia="Roboto" w:hAnsi="Roboto"/>
          <w:b w:val="1"/>
          <w:bCs w:val="1"/>
          <w:color w:val="1f1f1f"/>
          <w:sz w:val="46"/>
          <w:szCs w:val="46"/>
        </w:rPr>
      </w:pPr>
      <w:bookmarkStart w:colFirst="0" w:colLast="0" w:name="_ywqcjmshfx6m" w:id="28"/>
      <w:bookmarkEnd w:id="28"/>
      <w:r w:rsidDel="00000000" w:rsidR="00000000" w:rsidRPr="00000000">
        <w:rPr>
          <w:rFonts w:ascii="Roboto" w:cs="Roboto" w:eastAsia="Roboto" w:hAnsi="Roboto"/>
          <w:b w:val="1"/>
          <w:bCs w:val="1"/>
          <w:color w:val="1f1f1f"/>
          <w:sz w:val="46"/>
          <w:szCs w:val="46"/>
          <w:rtl w:val="0"/>
        </w:rPr>
        <w:t xml:space="preserve">🔥 2. A 3 opció – ez a core innováció</w:t>
      </w:r>
    </w:p>
    <w:p w:rsidR="00000000" w:rsidDel="00000000" w:rsidP="00000000" w:rsidRDefault="00000000" w:rsidRPr="00000000" w14:paraId="0000009F">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Amit mondasz:</w:t>
      </w:r>
    </w:p>
    <w:p w:rsidR="00000000" w:rsidDel="00000000" w:rsidP="00000000" w:rsidRDefault="00000000" w:rsidRPr="00000000" w14:paraId="000000A0">
      <w:pPr>
        <w:spacing w:after="240" w:before="240" w:lineRule="auto"/>
        <w:ind w:left="600" w:right="600" w:firstLine="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Safety / Reality / Risky</w:t>
      </w:r>
    </w:p>
    <w:p w:rsidR="00000000" w:rsidDel="00000000" w:rsidP="00000000" w:rsidRDefault="00000000" w:rsidRPr="00000000" w14:paraId="000000A1">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Ez brutálisan jó, mert:</w:t>
      </w:r>
    </w:p>
    <w:p w:rsidR="00000000" w:rsidDel="00000000" w:rsidP="00000000" w:rsidRDefault="00000000" w:rsidRPr="00000000" w14:paraId="000000A2">
      <w:pPr>
        <w:spacing w:after="240" w:before="240" w:lineRule="auto"/>
        <w:rPr>
          <w:rFonts w:ascii="Roboto" w:cs="Roboto" w:eastAsia="Roboto" w:hAnsi="Roboto"/>
          <w:b w:val="1"/>
          <w:bCs w:val="1"/>
          <w:color w:val="1f1f1f"/>
          <w:sz w:val="21"/>
          <w:szCs w:val="21"/>
        </w:rPr>
      </w:pP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b w:val="1"/>
          <w:bCs w:val="1"/>
          <w:color w:val="1f1f1f"/>
          <w:sz w:val="21"/>
          <w:szCs w:val="21"/>
          <w:rtl w:val="0"/>
        </w:rPr>
        <w:t xml:space="preserve">nem egyetlen optimális lépés van</w:t>
        <w:br w:type="textWrapping"/>
      </w:r>
      <w:r w:rsidDel="00000000" w:rsidR="00000000" w:rsidRPr="00000000">
        <w:rPr>
          <w:rFonts w:ascii="Roboto" w:cs="Roboto" w:eastAsia="Roboto" w:hAnsi="Roboto"/>
          <w:color w:val="1f1f1f"/>
          <w:sz w:val="21"/>
          <w:szCs w:val="21"/>
          <w:rtl w:val="0"/>
        </w:rPr>
        <w:t xml:space="preserve"> 👉 hanem </w:t>
      </w:r>
      <w:r w:rsidDel="00000000" w:rsidR="00000000" w:rsidRPr="00000000">
        <w:rPr>
          <w:rFonts w:ascii="Roboto" w:cs="Roboto" w:eastAsia="Roboto" w:hAnsi="Roboto"/>
          <w:b w:val="1"/>
          <w:bCs w:val="1"/>
          <w:color w:val="1f1f1f"/>
          <w:sz w:val="21"/>
          <w:szCs w:val="21"/>
          <w:rtl w:val="0"/>
        </w:rPr>
        <w:t xml:space="preserve">policy space</w:t>
      </w:r>
    </w:p>
    <w:p w:rsidR="00000000" w:rsidDel="00000000" w:rsidP="00000000" w:rsidRDefault="00000000" w:rsidRPr="00000000" w14:paraId="000000A3">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rFonts w:ascii="Roboto" w:cs="Roboto" w:eastAsia="Roboto" w:hAnsi="Roboto"/>
          <w:b w:val="1"/>
          <w:bCs w:val="1"/>
          <w:color w:val="1f1f1f"/>
          <w:sz w:val="34"/>
          <w:szCs w:val="34"/>
        </w:rPr>
      </w:pPr>
      <w:bookmarkStart w:colFirst="0" w:colLast="0" w:name="_169y5o52fus2" w:id="29"/>
      <w:bookmarkEnd w:id="29"/>
      <w:r w:rsidDel="00000000" w:rsidR="00000000" w:rsidRPr="00000000">
        <w:rPr>
          <w:rFonts w:ascii="Roboto" w:cs="Roboto" w:eastAsia="Roboto" w:hAnsi="Roboto"/>
          <w:b w:val="1"/>
          <w:bCs w:val="1"/>
          <w:color w:val="1f1f1f"/>
          <w:sz w:val="34"/>
          <w:szCs w:val="34"/>
          <w:rtl w:val="0"/>
        </w:rPr>
        <w:t xml:space="preserve">🔷 Formális jelentés</w:t>
      </w:r>
    </w:p>
    <w:tbl>
      <w:tblPr>
        <w:tblStyle w:val="Table2"/>
        <w:tblW w:w="4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3095"/>
        <w:tblGridChange w:id="0">
          <w:tblGrid>
            <w:gridCol w:w="920"/>
            <w:gridCol w:w="3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Típus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Jelentés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minimális kockázat, stabilizál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Reality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optimális, reális fejlődés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Risky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gyors, de bizonytalan ugrás</w:t>
            </w:r>
          </w:p>
        </w:tc>
      </w:tr>
    </w:tbl>
    <w:p w:rsidR="00000000" w:rsidDel="00000000" w:rsidP="00000000" w:rsidRDefault="00000000" w:rsidRPr="00000000" w14:paraId="000000AD">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rFonts w:ascii="Roboto" w:cs="Roboto" w:eastAsia="Roboto" w:hAnsi="Roboto"/>
          <w:b w:val="1"/>
          <w:bCs w:val="1"/>
          <w:color w:val="1f1f1f"/>
          <w:sz w:val="34"/>
          <w:szCs w:val="34"/>
        </w:rPr>
      </w:pPr>
      <w:bookmarkStart w:colFirst="0" w:colLast="0" w:name="_3n81wcintgi" w:id="30"/>
      <w:bookmarkEnd w:id="30"/>
      <w:r w:rsidDel="00000000" w:rsidR="00000000" w:rsidRPr="00000000">
        <w:rPr>
          <w:rFonts w:ascii="Roboto" w:cs="Roboto" w:eastAsia="Roboto" w:hAnsi="Roboto"/>
          <w:b w:val="1"/>
          <w:bCs w:val="1"/>
          <w:color w:val="1f1f1f"/>
          <w:sz w:val="34"/>
          <w:szCs w:val="34"/>
          <w:rtl w:val="0"/>
        </w:rPr>
        <w:t xml:space="preserve">🧠 RL analógia</w:t>
      </w:r>
    </w:p>
    <w:p w:rsidR="00000000" w:rsidDel="00000000" w:rsidP="00000000" w:rsidRDefault="00000000" w:rsidRPr="00000000" w14:paraId="000000AF">
      <w:pPr>
        <w:numPr>
          <w:ilvl w:val="0"/>
          <w:numId w:val="21"/>
        </w:numPr>
        <w:spacing w:after="0" w:afterAutospacing="0" w:before="240" w:lineRule="auto"/>
        <w:ind w:left="720" w:hanging="360"/>
        <w:rPr>
          <w:rFonts w:ascii="Roboto" w:cs="Roboto" w:eastAsia="Roboto" w:hAnsi="Roboto"/>
          <w:color w:val="1f1f1f"/>
          <w:sz w:val="21"/>
          <w:szCs w:val="21"/>
        </w:rPr>
      </w:pPr>
      <w:r w:rsidDel="00000000" w:rsidR="00000000" w:rsidRPr="00000000">
        <w:rPr>
          <w:rFonts w:ascii="Nova Mono" w:cs="Nova Mono" w:eastAsia="Nova Mono" w:hAnsi="Nova Mono"/>
          <w:color w:val="1f1f1f"/>
          <w:sz w:val="21"/>
          <w:szCs w:val="21"/>
          <w:rtl w:val="0"/>
        </w:rPr>
        <w:t xml:space="preserve">Safety → exploitation</w:t>
      </w:r>
    </w:p>
    <w:p w:rsidR="00000000" w:rsidDel="00000000" w:rsidP="00000000" w:rsidRDefault="00000000" w:rsidRPr="00000000" w14:paraId="000000B0">
      <w:pPr>
        <w:numPr>
          <w:ilvl w:val="0"/>
          <w:numId w:val="21"/>
        </w:numP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Nova Mono" w:cs="Nova Mono" w:eastAsia="Nova Mono" w:hAnsi="Nova Mono"/>
          <w:color w:val="1f1f1f"/>
          <w:sz w:val="21"/>
          <w:szCs w:val="21"/>
          <w:rtl w:val="0"/>
        </w:rPr>
        <w:t xml:space="preserve">Risky → exploration</w:t>
      </w:r>
    </w:p>
    <w:p w:rsidR="00000000" w:rsidDel="00000000" w:rsidP="00000000" w:rsidRDefault="00000000" w:rsidRPr="00000000" w14:paraId="000000B1">
      <w:pPr>
        <w:numPr>
          <w:ilvl w:val="0"/>
          <w:numId w:val="21"/>
        </w:numPr>
        <w:spacing w:after="240" w:before="0" w:beforeAutospacing="0" w:lineRule="auto"/>
        <w:ind w:left="720" w:hanging="360"/>
        <w:rPr>
          <w:rFonts w:ascii="Roboto" w:cs="Roboto" w:eastAsia="Roboto" w:hAnsi="Roboto"/>
          <w:color w:val="1f1f1f"/>
          <w:sz w:val="21"/>
          <w:szCs w:val="21"/>
        </w:rPr>
      </w:pPr>
      <w:r w:rsidDel="00000000" w:rsidR="00000000" w:rsidRPr="00000000">
        <w:rPr>
          <w:rFonts w:ascii="Nova Mono" w:cs="Nova Mono" w:eastAsia="Nova Mono" w:hAnsi="Nova Mono"/>
          <w:color w:val="1f1f1f"/>
          <w:sz w:val="21"/>
          <w:szCs w:val="21"/>
          <w:rtl w:val="0"/>
        </w:rPr>
        <w:t xml:space="preserve">Reality → balanced policy</w:t>
      </w:r>
    </w:p>
    <w:p w:rsidR="00000000" w:rsidDel="00000000" w:rsidP="00000000" w:rsidRDefault="00000000" w:rsidRPr="00000000" w14:paraId="000000B2">
      <w:pPr>
        <w:spacing w:after="240" w:before="240" w:lineRule="auto"/>
        <w:rPr>
          <w:rFonts w:ascii="Roboto" w:cs="Roboto" w:eastAsia="Roboto" w:hAnsi="Roboto"/>
          <w:b w:val="1"/>
          <w:bCs w:val="1"/>
          <w:color w:val="1f1f1f"/>
          <w:sz w:val="21"/>
          <w:szCs w:val="21"/>
        </w:rPr>
      </w:pPr>
      <w:r w:rsidDel="00000000" w:rsidR="00000000" w:rsidRPr="00000000">
        <w:rPr>
          <w:rFonts w:ascii="Roboto" w:cs="Roboto" w:eastAsia="Roboto" w:hAnsi="Roboto"/>
          <w:color w:val="1f1f1f"/>
          <w:sz w:val="21"/>
          <w:szCs w:val="21"/>
          <w:rtl w:val="0"/>
        </w:rPr>
        <w:t xml:space="preserve">👉 konkrétan:</w:t>
        <w:br w:type="textWrapping"/>
        <w:t xml:space="preserve"> </w:t>
      </w:r>
      <w:r w:rsidDel="00000000" w:rsidR="00000000" w:rsidRPr="00000000">
        <w:rPr>
          <w:rFonts w:ascii="Roboto" w:cs="Roboto" w:eastAsia="Roboto" w:hAnsi="Roboto"/>
          <w:b w:val="1"/>
          <w:bCs w:val="1"/>
          <w:color w:val="1f1f1f"/>
          <w:sz w:val="21"/>
          <w:szCs w:val="21"/>
          <w:rtl w:val="0"/>
        </w:rPr>
        <w:t xml:space="preserve">human-in-the-loop reinforcement learning</w:t>
      </w:r>
    </w:p>
    <w:p w:rsidR="00000000" w:rsidDel="00000000" w:rsidP="00000000" w:rsidRDefault="00000000" w:rsidRPr="00000000" w14:paraId="000000B3">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rFonts w:ascii="Roboto" w:cs="Roboto" w:eastAsia="Roboto" w:hAnsi="Roboto"/>
          <w:b w:val="1"/>
          <w:bCs w:val="1"/>
          <w:color w:val="1f1f1f"/>
          <w:sz w:val="46"/>
          <w:szCs w:val="46"/>
        </w:rPr>
      </w:pPr>
      <w:bookmarkStart w:colFirst="0" w:colLast="0" w:name="_cunumk1hz2qr" w:id="31"/>
      <w:bookmarkEnd w:id="31"/>
      <w:r w:rsidDel="00000000" w:rsidR="00000000" w:rsidRPr="00000000">
        <w:rPr>
          <w:rFonts w:ascii="Roboto" w:cs="Roboto" w:eastAsia="Roboto" w:hAnsi="Roboto"/>
          <w:b w:val="1"/>
          <w:bCs w:val="1"/>
          <w:color w:val="1f1f1f"/>
          <w:sz w:val="46"/>
          <w:szCs w:val="46"/>
          <w:rtl w:val="0"/>
        </w:rPr>
        <w:t xml:space="preserve">⚙️ 3. Growth Unit = Action Generator</w:t>
      </w:r>
    </w:p>
    <w:p w:rsidR="00000000" w:rsidDel="00000000" w:rsidP="00000000" w:rsidRDefault="00000000" w:rsidRPr="00000000" w14:paraId="000000B5">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Most már pontosíthatjuk:</w:t>
      </w:r>
    </w:p>
    <w:p w:rsidR="00000000" w:rsidDel="00000000" w:rsidP="00000000" w:rsidRDefault="00000000" w:rsidRPr="00000000" w14:paraId="000000B6">
      <w:pPr>
        <w:spacing w:after="240" w:before="240" w:lineRule="auto"/>
        <w:rPr>
          <w:rFonts w:ascii="Roboto" w:cs="Roboto" w:eastAsia="Roboto" w:hAnsi="Roboto"/>
          <w:b w:val="1"/>
          <w:bCs w:val="1"/>
          <w:color w:val="1f1f1f"/>
          <w:sz w:val="21"/>
          <w:szCs w:val="21"/>
        </w:rPr>
      </w:pPr>
      <w:r w:rsidDel="00000000" w:rsidR="00000000" w:rsidRPr="00000000">
        <w:rPr>
          <w:rFonts w:ascii="Roboto" w:cs="Roboto" w:eastAsia="Roboto" w:hAnsi="Roboto"/>
          <w:color w:val="1f1f1f"/>
          <w:sz w:val="21"/>
          <w:szCs w:val="21"/>
          <w:rtl w:val="0"/>
        </w:rPr>
        <w:t xml:space="preserve">👉 </w:t>
      </w:r>
      <w:r w:rsidDel="00000000" w:rsidR="00000000" w:rsidRPr="00000000">
        <w:rPr>
          <w:rFonts w:ascii="Nova Mono" w:cs="Nova Mono" w:eastAsia="Nova Mono" w:hAnsi="Nova Mono"/>
          <w:b w:val="1"/>
          <w:bCs w:val="1"/>
          <w:color w:val="1f1f1f"/>
          <w:sz w:val="21"/>
          <w:szCs w:val="21"/>
          <w:rtl w:val="0"/>
        </w:rPr>
        <w:t xml:space="preserve">Growth Unit ≠ egy darab lépés</w:t>
      </w:r>
    </w:p>
    <w:p w:rsidR="00000000" w:rsidDel="00000000" w:rsidP="00000000" w:rsidRDefault="00000000" w:rsidRPr="00000000" w14:paraId="000000B7">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 hanem:</w:t>
      </w:r>
    </w:p>
    <w:p w:rsidR="00000000" w:rsidDel="00000000" w:rsidP="00000000" w:rsidRDefault="00000000" w:rsidRPr="00000000" w14:paraId="000000B8">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Growth Unit = 3 alternatív action</w:t>
      </w:r>
    </w:p>
    <w:p w:rsidR="00000000" w:rsidDel="00000000" w:rsidP="00000000" w:rsidRDefault="00000000" w:rsidRPr="00000000" w14:paraId="000000B9">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rFonts w:ascii="Roboto" w:cs="Roboto" w:eastAsia="Roboto" w:hAnsi="Roboto"/>
          <w:b w:val="1"/>
          <w:bCs w:val="1"/>
          <w:color w:val="1f1f1f"/>
          <w:sz w:val="46"/>
          <w:szCs w:val="46"/>
        </w:rPr>
      </w:pPr>
      <w:bookmarkStart w:colFirst="0" w:colLast="0" w:name="_ycdv0bxu2t9f" w:id="32"/>
      <w:bookmarkEnd w:id="32"/>
      <w:r w:rsidDel="00000000" w:rsidR="00000000" w:rsidRPr="00000000">
        <w:rPr>
          <w:rFonts w:ascii="Roboto" w:cs="Roboto" w:eastAsia="Roboto" w:hAnsi="Roboto"/>
          <w:b w:val="1"/>
          <w:bCs w:val="1"/>
          <w:color w:val="1f1f1f"/>
          <w:sz w:val="46"/>
          <w:szCs w:val="46"/>
          <w:rtl w:val="0"/>
        </w:rPr>
        <w:t xml:space="preserve">🔷 Új definíció (upgrade!)</w:t>
      </w:r>
    </w:p>
    <w:p w:rsidR="00000000" w:rsidDel="00000000" w:rsidP="00000000" w:rsidRDefault="00000000" w:rsidRPr="00000000" w14:paraId="000000BB">
      <w:pPr>
        <w:pStyle w:val="Heading2"/>
        <w:keepNext w:val="0"/>
        <w:keepLines w:val="0"/>
        <w:spacing w:after="80" w:lineRule="auto"/>
        <w:rPr>
          <w:rFonts w:ascii="Roboto" w:cs="Roboto" w:eastAsia="Roboto" w:hAnsi="Roboto"/>
          <w:b w:val="1"/>
          <w:bCs w:val="1"/>
          <w:color w:val="1f1f1f"/>
          <w:sz w:val="34"/>
          <w:szCs w:val="34"/>
        </w:rPr>
      </w:pPr>
      <w:bookmarkStart w:colFirst="0" w:colLast="0" w:name="_pb4jpgc4tk9q" w:id="33"/>
      <w:bookmarkEnd w:id="33"/>
      <w:r w:rsidDel="00000000" w:rsidR="00000000" w:rsidRPr="00000000">
        <w:rPr>
          <w:rFonts w:ascii="Roboto" w:cs="Roboto" w:eastAsia="Roboto" w:hAnsi="Roboto"/>
          <w:b w:val="1"/>
          <w:bCs w:val="1"/>
          <w:color w:val="1f1f1f"/>
          <w:sz w:val="34"/>
          <w:szCs w:val="34"/>
          <w:rtl w:val="0"/>
        </w:rPr>
        <w:t xml:space="preserve">HU</w:t>
      </w:r>
    </w:p>
    <w:p w:rsidR="00000000" w:rsidDel="00000000" w:rsidP="00000000" w:rsidRDefault="00000000" w:rsidRPr="00000000" w14:paraId="000000BC">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 Growth Unit egy adott állapotból generált </w:t>
      </w:r>
      <w:r w:rsidDel="00000000" w:rsidR="00000000" w:rsidRPr="00000000">
        <w:rPr>
          <w:rFonts w:ascii="Roboto" w:cs="Roboto" w:eastAsia="Roboto" w:hAnsi="Roboto"/>
          <w:b w:val="1"/>
          <w:bCs w:val="1"/>
          <w:color w:val="1f1f1f"/>
          <w:sz w:val="21"/>
          <w:szCs w:val="21"/>
          <w:rtl w:val="0"/>
        </w:rPr>
        <w:t xml:space="preserve">három alternatív fejlődési lépéscsomag (Safety, Reality, Risky)</w:t>
      </w:r>
      <w:r w:rsidDel="00000000" w:rsidR="00000000" w:rsidRPr="00000000">
        <w:rPr>
          <w:rFonts w:ascii="Roboto" w:cs="Roboto" w:eastAsia="Roboto" w:hAnsi="Roboto"/>
          <w:color w:val="1f1f1f"/>
          <w:sz w:val="21"/>
          <w:szCs w:val="21"/>
          <w:rtl w:val="0"/>
        </w:rPr>
        <w:t xml:space="preserve">, amelyek különböző kockázati és tanulási dinamikát képviselnek, és lehetővé teszik a felhasználó számára, hogy saját tanulási stratégiáját aktívan válassza meg.</w:t>
      </w:r>
    </w:p>
    <w:p w:rsidR="00000000" w:rsidDel="00000000" w:rsidP="00000000" w:rsidRDefault="00000000" w:rsidRPr="00000000" w14:paraId="000000BD">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rFonts w:ascii="Roboto" w:cs="Roboto" w:eastAsia="Roboto" w:hAnsi="Roboto"/>
          <w:b w:val="1"/>
          <w:bCs w:val="1"/>
          <w:color w:val="1f1f1f"/>
          <w:sz w:val="34"/>
          <w:szCs w:val="34"/>
        </w:rPr>
      </w:pPr>
      <w:bookmarkStart w:colFirst="0" w:colLast="0" w:name="_xjz7cem4u8vx" w:id="34"/>
      <w:bookmarkEnd w:id="34"/>
      <w:r w:rsidDel="00000000" w:rsidR="00000000" w:rsidRPr="00000000">
        <w:rPr>
          <w:rFonts w:ascii="Roboto" w:cs="Roboto" w:eastAsia="Roboto" w:hAnsi="Roboto"/>
          <w:b w:val="1"/>
          <w:bCs w:val="1"/>
          <w:color w:val="1f1f1f"/>
          <w:sz w:val="34"/>
          <w:szCs w:val="34"/>
          <w:rtl w:val="0"/>
        </w:rPr>
        <w:t xml:space="preserve">EN</w:t>
      </w:r>
    </w:p>
    <w:p w:rsidR="00000000" w:rsidDel="00000000" w:rsidP="00000000" w:rsidRDefault="00000000" w:rsidRPr="00000000" w14:paraId="000000BF">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 Growth Unit is a set of three alternative developmental actions (Safety, Reality, Risky) generated from a given state, enabling the learner to actively choose between different risk–reward learning strategies.</w:t>
      </w:r>
    </w:p>
    <w:p w:rsidR="00000000" w:rsidDel="00000000" w:rsidP="00000000" w:rsidRDefault="00000000" w:rsidRPr="00000000" w14:paraId="000000C0">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rFonts w:ascii="Roboto" w:cs="Roboto" w:eastAsia="Roboto" w:hAnsi="Roboto"/>
          <w:b w:val="1"/>
          <w:bCs w:val="1"/>
          <w:color w:val="1f1f1f"/>
          <w:sz w:val="46"/>
          <w:szCs w:val="46"/>
        </w:rPr>
      </w:pPr>
      <w:bookmarkStart w:colFirst="0" w:colLast="0" w:name="_m1we7q8flqqf" w:id="35"/>
      <w:bookmarkEnd w:id="35"/>
      <w:r w:rsidDel="00000000" w:rsidR="00000000" w:rsidRPr="00000000">
        <w:rPr>
          <w:rFonts w:ascii="Roboto" w:cs="Roboto" w:eastAsia="Roboto" w:hAnsi="Roboto"/>
          <w:b w:val="1"/>
          <w:bCs w:val="1"/>
          <w:color w:val="1f1f1f"/>
          <w:sz w:val="46"/>
          <w:szCs w:val="46"/>
          <w:rtl w:val="0"/>
        </w:rPr>
        <w:t xml:space="preserve">🧩 4. Mit jelent ez gyakorlatban?</w:t>
      </w:r>
    </w:p>
    <w:p w:rsidR="00000000" w:rsidDel="00000000" w:rsidP="00000000" w:rsidRDefault="00000000" w:rsidRPr="00000000" w14:paraId="000000C2">
      <w:pPr>
        <w:pStyle w:val="Heading2"/>
        <w:keepNext w:val="0"/>
        <w:keepLines w:val="0"/>
        <w:spacing w:after="80" w:lineRule="auto"/>
        <w:rPr>
          <w:rFonts w:ascii="Roboto" w:cs="Roboto" w:eastAsia="Roboto" w:hAnsi="Roboto"/>
          <w:b w:val="1"/>
          <w:bCs w:val="1"/>
          <w:color w:val="1f1f1f"/>
          <w:sz w:val="34"/>
          <w:szCs w:val="34"/>
        </w:rPr>
      </w:pPr>
      <w:bookmarkStart w:colFirst="0" w:colLast="0" w:name="_3wrp0zkkreb0" w:id="36"/>
      <w:bookmarkEnd w:id="36"/>
      <w:r w:rsidDel="00000000" w:rsidR="00000000" w:rsidRPr="00000000">
        <w:rPr>
          <w:rFonts w:ascii="Roboto" w:cs="Roboto" w:eastAsia="Roboto" w:hAnsi="Roboto"/>
          <w:b w:val="1"/>
          <w:bCs w:val="1"/>
          <w:color w:val="1f1f1f"/>
          <w:sz w:val="34"/>
          <w:szCs w:val="34"/>
          <w:rtl w:val="0"/>
        </w:rPr>
        <w:t xml:space="preserve">Példa (ugyanaz a user)</w:t>
      </w:r>
    </w:p>
    <w:p w:rsidR="00000000" w:rsidDel="00000000" w:rsidP="00000000" w:rsidRDefault="00000000" w:rsidRPr="00000000" w14:paraId="000000C3">
      <w:pPr>
        <w:pStyle w:val="Heading3"/>
        <w:keepNext w:val="0"/>
        <w:keepLines w:val="0"/>
        <w:spacing w:before="280" w:lineRule="auto"/>
        <w:rPr>
          <w:rFonts w:ascii="Roboto" w:cs="Roboto" w:eastAsia="Roboto" w:hAnsi="Roboto"/>
          <w:b w:val="1"/>
          <w:bCs w:val="1"/>
          <w:color w:val="1f1f1f"/>
          <w:sz w:val="26"/>
          <w:szCs w:val="26"/>
        </w:rPr>
      </w:pPr>
      <w:bookmarkStart w:colFirst="0" w:colLast="0" w:name="_dwlw4xzej0z2" w:id="37"/>
      <w:bookmarkEnd w:id="37"/>
      <w:r w:rsidDel="00000000" w:rsidR="00000000" w:rsidRPr="00000000">
        <w:rPr>
          <w:rFonts w:ascii="Roboto" w:cs="Roboto" w:eastAsia="Roboto" w:hAnsi="Roboto"/>
          <w:b w:val="1"/>
          <w:bCs w:val="1"/>
          <w:color w:val="1f1f1f"/>
          <w:sz w:val="26"/>
          <w:szCs w:val="26"/>
          <w:rtl w:val="0"/>
        </w:rPr>
        <w:t xml:space="preserve">🎯 State:</w:t>
      </w:r>
    </w:p>
    <w:p w:rsidR="00000000" w:rsidDel="00000000" w:rsidP="00000000" w:rsidRDefault="00000000" w:rsidRPr="00000000" w14:paraId="000000C4">
      <w:pPr>
        <w:numPr>
          <w:ilvl w:val="0"/>
          <w:numId w:val="1"/>
        </w:numPr>
        <w:spacing w:after="0" w:afterAutospacing="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tud Python</w:t>
      </w:r>
    </w:p>
    <w:p w:rsidR="00000000" w:rsidDel="00000000" w:rsidP="00000000" w:rsidRDefault="00000000" w:rsidRPr="00000000" w14:paraId="000000C5">
      <w:pPr>
        <w:numPr>
          <w:ilvl w:val="0"/>
          <w:numId w:val="1"/>
        </w:numPr>
        <w:spacing w:after="24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nem mer projektbe kezdeni</w:t>
      </w:r>
    </w:p>
    <w:p w:rsidR="00000000" w:rsidDel="00000000" w:rsidP="00000000" w:rsidRDefault="00000000" w:rsidRPr="00000000" w14:paraId="000000C6">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rFonts w:ascii="Roboto" w:cs="Roboto" w:eastAsia="Roboto" w:hAnsi="Roboto"/>
          <w:b w:val="1"/>
          <w:bCs w:val="1"/>
          <w:color w:val="1f1f1f"/>
          <w:sz w:val="34"/>
          <w:szCs w:val="34"/>
        </w:rPr>
      </w:pPr>
      <w:bookmarkStart w:colFirst="0" w:colLast="0" w:name="_fu5f22g3rhf" w:id="38"/>
      <w:bookmarkEnd w:id="38"/>
      <w:r w:rsidDel="00000000" w:rsidR="00000000" w:rsidRPr="00000000">
        <w:rPr>
          <w:rFonts w:ascii="Roboto" w:cs="Roboto" w:eastAsia="Roboto" w:hAnsi="Roboto"/>
          <w:b w:val="1"/>
          <w:bCs w:val="1"/>
          <w:color w:val="1f1f1f"/>
          <w:sz w:val="34"/>
          <w:szCs w:val="34"/>
          <w:rtl w:val="0"/>
        </w:rPr>
        <w:t xml:space="preserve">🔷 Growth Unit</w:t>
      </w:r>
    </w:p>
    <w:p w:rsidR="00000000" w:rsidDel="00000000" w:rsidP="00000000" w:rsidRDefault="00000000" w:rsidRPr="00000000" w14:paraId="000000C8">
      <w:pPr>
        <w:pStyle w:val="Heading3"/>
        <w:keepNext w:val="0"/>
        <w:keepLines w:val="0"/>
        <w:spacing w:before="280" w:lineRule="auto"/>
        <w:rPr>
          <w:rFonts w:ascii="Roboto" w:cs="Roboto" w:eastAsia="Roboto" w:hAnsi="Roboto"/>
          <w:b w:val="1"/>
          <w:bCs w:val="1"/>
          <w:color w:val="1f1f1f"/>
          <w:sz w:val="26"/>
          <w:szCs w:val="26"/>
        </w:rPr>
      </w:pPr>
      <w:bookmarkStart w:colFirst="0" w:colLast="0" w:name="_jq7q82uoyc4i" w:id="39"/>
      <w:bookmarkEnd w:id="39"/>
      <w:r w:rsidDel="00000000" w:rsidR="00000000" w:rsidRPr="00000000">
        <w:rPr>
          <w:rFonts w:ascii="Roboto" w:cs="Roboto" w:eastAsia="Roboto" w:hAnsi="Roboto"/>
          <w:b w:val="1"/>
          <w:bCs w:val="1"/>
          <w:color w:val="1f1f1f"/>
          <w:sz w:val="26"/>
          <w:szCs w:val="26"/>
          <w:rtl w:val="0"/>
        </w:rPr>
        <w:t xml:space="preserve">🟢 Safety</w:t>
      </w:r>
    </w:p>
    <w:p w:rsidR="00000000" w:rsidDel="00000000" w:rsidP="00000000" w:rsidRDefault="00000000" w:rsidRPr="00000000" w14:paraId="000000C9">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 „Nézz meg egy kész TODO app kódot és futtasd le”</w:t>
      </w:r>
    </w:p>
    <w:p w:rsidR="00000000" w:rsidDel="00000000" w:rsidP="00000000" w:rsidRDefault="00000000" w:rsidRPr="00000000" w14:paraId="000000CA">
      <w:pPr>
        <w:numPr>
          <w:ilvl w:val="0"/>
          <w:numId w:val="16"/>
        </w:numPr>
        <w:spacing w:after="0" w:afterAutospacing="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nincs stressz</w:t>
      </w:r>
    </w:p>
    <w:p w:rsidR="00000000" w:rsidDel="00000000" w:rsidP="00000000" w:rsidRDefault="00000000" w:rsidRPr="00000000" w14:paraId="000000CB">
      <w:pPr>
        <w:numPr>
          <w:ilvl w:val="0"/>
          <w:numId w:val="16"/>
        </w:numPr>
        <w:spacing w:after="24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nincs igazi fejlődés</w:t>
      </w:r>
    </w:p>
    <w:p w:rsidR="00000000" w:rsidDel="00000000" w:rsidP="00000000" w:rsidRDefault="00000000" w:rsidRPr="00000000" w14:paraId="000000CC">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rFonts w:ascii="Roboto" w:cs="Roboto" w:eastAsia="Roboto" w:hAnsi="Roboto"/>
          <w:b w:val="1"/>
          <w:bCs w:val="1"/>
          <w:color w:val="1f1f1f"/>
          <w:sz w:val="26"/>
          <w:szCs w:val="26"/>
        </w:rPr>
      </w:pPr>
      <w:bookmarkStart w:colFirst="0" w:colLast="0" w:name="_vpbjis7t4sv6" w:id="40"/>
      <w:bookmarkEnd w:id="40"/>
      <w:r w:rsidDel="00000000" w:rsidR="00000000" w:rsidRPr="00000000">
        <w:rPr>
          <w:rFonts w:ascii="Roboto" w:cs="Roboto" w:eastAsia="Roboto" w:hAnsi="Roboto"/>
          <w:b w:val="1"/>
          <w:bCs w:val="1"/>
          <w:color w:val="1f1f1f"/>
          <w:sz w:val="26"/>
          <w:szCs w:val="26"/>
          <w:rtl w:val="0"/>
        </w:rPr>
        <w:t xml:space="preserve">🟡 Reality</w:t>
      </w:r>
    </w:p>
    <w:p w:rsidR="00000000" w:rsidDel="00000000" w:rsidP="00000000" w:rsidRDefault="00000000" w:rsidRPr="00000000" w14:paraId="000000CE">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 „Írj meg egy egyszerű TODO API-t 60 perc alatt”</w:t>
      </w:r>
    </w:p>
    <w:p w:rsidR="00000000" w:rsidDel="00000000" w:rsidP="00000000" w:rsidRDefault="00000000" w:rsidRPr="00000000" w14:paraId="000000CF">
      <w:pPr>
        <w:numPr>
          <w:ilvl w:val="0"/>
          <w:numId w:val="10"/>
        </w:numPr>
        <w:spacing w:after="0" w:afterAutospacing="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reális</w:t>
      </w:r>
    </w:p>
    <w:p w:rsidR="00000000" w:rsidDel="00000000" w:rsidP="00000000" w:rsidRDefault="00000000" w:rsidRPr="00000000" w14:paraId="000000D0">
      <w:pPr>
        <w:numPr>
          <w:ilvl w:val="0"/>
          <w:numId w:val="10"/>
        </w:numPr>
        <w:spacing w:after="24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fejlődést hoz</w:t>
      </w:r>
    </w:p>
    <w:p w:rsidR="00000000" w:rsidDel="00000000" w:rsidP="00000000" w:rsidRDefault="00000000" w:rsidRPr="00000000" w14:paraId="000000D1">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rFonts w:ascii="Roboto" w:cs="Roboto" w:eastAsia="Roboto" w:hAnsi="Roboto"/>
          <w:b w:val="1"/>
          <w:bCs w:val="1"/>
          <w:color w:val="1f1f1f"/>
          <w:sz w:val="26"/>
          <w:szCs w:val="26"/>
        </w:rPr>
      </w:pPr>
      <w:bookmarkStart w:colFirst="0" w:colLast="0" w:name="_i3ynnv1gz67q" w:id="41"/>
      <w:bookmarkEnd w:id="41"/>
      <w:r w:rsidDel="00000000" w:rsidR="00000000" w:rsidRPr="00000000">
        <w:rPr>
          <w:rFonts w:ascii="Roboto" w:cs="Roboto" w:eastAsia="Roboto" w:hAnsi="Roboto"/>
          <w:b w:val="1"/>
          <w:bCs w:val="1"/>
          <w:color w:val="1f1f1f"/>
          <w:sz w:val="26"/>
          <w:szCs w:val="26"/>
          <w:rtl w:val="0"/>
        </w:rPr>
        <w:t xml:space="preserve">🔴 Risky</w:t>
      </w:r>
    </w:p>
    <w:p w:rsidR="00000000" w:rsidDel="00000000" w:rsidP="00000000" w:rsidRDefault="00000000" w:rsidRPr="00000000" w14:paraId="000000D3">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 „Építs egy mini projektet auth + DB + deploy-al 2 nap alatt”</w:t>
      </w:r>
    </w:p>
    <w:p w:rsidR="00000000" w:rsidDel="00000000" w:rsidP="00000000" w:rsidRDefault="00000000" w:rsidRPr="00000000" w14:paraId="000000D4">
      <w:pPr>
        <w:numPr>
          <w:ilvl w:val="0"/>
          <w:numId w:val="13"/>
        </w:numPr>
        <w:spacing w:after="0" w:afterAutospacing="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túl nagy ugrás</w:t>
      </w:r>
    </w:p>
    <w:p w:rsidR="00000000" w:rsidDel="00000000" w:rsidP="00000000" w:rsidRDefault="00000000" w:rsidRPr="00000000" w14:paraId="000000D5">
      <w:pPr>
        <w:numPr>
          <w:ilvl w:val="0"/>
          <w:numId w:val="13"/>
        </w:numPr>
        <w:spacing w:after="24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de gyors növekedés, ha sikerül</w:t>
      </w:r>
    </w:p>
    <w:p w:rsidR="00000000" w:rsidDel="00000000" w:rsidP="00000000" w:rsidRDefault="00000000" w:rsidRPr="00000000" w14:paraId="000000D6">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rFonts w:ascii="Roboto" w:cs="Roboto" w:eastAsia="Roboto" w:hAnsi="Roboto"/>
          <w:b w:val="1"/>
          <w:bCs w:val="1"/>
          <w:color w:val="1f1f1f"/>
          <w:sz w:val="46"/>
          <w:szCs w:val="46"/>
        </w:rPr>
      </w:pPr>
      <w:bookmarkStart w:colFirst="0" w:colLast="0" w:name="_uigkkqj12e44" w:id="42"/>
      <w:bookmarkEnd w:id="42"/>
      <w:r w:rsidDel="00000000" w:rsidR="00000000" w:rsidRPr="00000000">
        <w:rPr>
          <w:rFonts w:ascii="Roboto" w:cs="Roboto" w:eastAsia="Roboto" w:hAnsi="Roboto"/>
          <w:b w:val="1"/>
          <w:bCs w:val="1"/>
          <w:color w:val="1f1f1f"/>
          <w:sz w:val="46"/>
          <w:szCs w:val="46"/>
          <w:rtl w:val="0"/>
        </w:rPr>
        <w:t xml:space="preserve">🧠 5. Ez mit old meg?</w:t>
      </w:r>
    </w:p>
    <w:p w:rsidR="00000000" w:rsidDel="00000000" w:rsidP="00000000" w:rsidRDefault="00000000" w:rsidRPr="00000000" w14:paraId="000000D8">
      <w:pPr>
        <w:spacing w:after="240" w:before="240" w:lineRule="auto"/>
        <w:rPr>
          <w:rFonts w:ascii="Roboto" w:cs="Roboto" w:eastAsia="Roboto" w:hAnsi="Roboto"/>
          <w:b w:val="1"/>
          <w:bCs w:val="1"/>
          <w:color w:val="1f1f1f"/>
          <w:sz w:val="21"/>
          <w:szCs w:val="21"/>
        </w:rPr>
      </w:pP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b w:val="1"/>
          <w:bCs w:val="1"/>
          <w:color w:val="1f1f1f"/>
          <w:sz w:val="21"/>
          <w:szCs w:val="21"/>
          <w:rtl w:val="0"/>
        </w:rPr>
        <w:t xml:space="preserve">nem az AI dönti el az utat</w:t>
      </w:r>
    </w:p>
    <w:p w:rsidR="00000000" w:rsidDel="00000000" w:rsidP="00000000" w:rsidRDefault="00000000" w:rsidRPr="00000000" w14:paraId="000000D9">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 hanem:</w:t>
      </w:r>
    </w:p>
    <w:p w:rsidR="00000000" w:rsidDel="00000000" w:rsidP="00000000" w:rsidRDefault="00000000" w:rsidRPr="00000000" w14:paraId="000000DA">
      <w:pPr>
        <w:numPr>
          <w:ilvl w:val="0"/>
          <w:numId w:val="18"/>
        </w:numPr>
        <w:spacing w:after="0" w:afterAutospacing="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az AI generál </w:t>
      </w:r>
      <w:r w:rsidDel="00000000" w:rsidR="00000000" w:rsidRPr="00000000">
        <w:rPr>
          <w:rFonts w:ascii="Roboto" w:cs="Roboto" w:eastAsia="Roboto" w:hAnsi="Roboto"/>
          <w:b w:val="1"/>
          <w:bCs w:val="1"/>
          <w:color w:val="1f1f1f"/>
          <w:sz w:val="21"/>
          <w:szCs w:val="21"/>
          <w:rtl w:val="0"/>
        </w:rPr>
        <w:t xml:space="preserve">opciókat</w:t>
      </w:r>
    </w:p>
    <w:p w:rsidR="00000000" w:rsidDel="00000000" w:rsidP="00000000" w:rsidRDefault="00000000" w:rsidRPr="00000000" w14:paraId="000000DB">
      <w:pPr>
        <w:numPr>
          <w:ilvl w:val="0"/>
          <w:numId w:val="18"/>
        </w:numPr>
        <w:spacing w:after="240" w:before="0" w:beforeAutospacing="0" w:lineRule="auto"/>
        <w:ind w:left="720" w:hanging="360"/>
        <w:rPr>
          <w:rFonts w:ascii="Roboto" w:cs="Roboto" w:eastAsia="Roboto" w:hAnsi="Roboto"/>
          <w:color w:val="1f1f1f"/>
          <w:sz w:val="21"/>
          <w:szCs w:val="21"/>
        </w:rPr>
      </w:pPr>
      <w:r w:rsidDel="00000000" w:rsidR="00000000" w:rsidRPr="00000000">
        <w:rPr>
          <w:rFonts w:ascii="Nova Mono" w:cs="Nova Mono" w:eastAsia="Nova Mono" w:hAnsi="Nova Mono"/>
          <w:color w:val="1f1f1f"/>
          <w:sz w:val="21"/>
          <w:szCs w:val="21"/>
          <w:rtl w:val="0"/>
        </w:rPr>
        <w:t xml:space="preserve">a user választ → </w:t>
      </w:r>
      <w:r w:rsidDel="00000000" w:rsidR="00000000" w:rsidRPr="00000000">
        <w:rPr>
          <w:rFonts w:ascii="Roboto" w:cs="Roboto" w:eastAsia="Roboto" w:hAnsi="Roboto"/>
          <w:b w:val="1"/>
          <w:bCs w:val="1"/>
          <w:color w:val="1f1f1f"/>
          <w:sz w:val="21"/>
          <w:szCs w:val="21"/>
          <w:rtl w:val="0"/>
        </w:rPr>
        <w:t xml:space="preserve">agency</w:t>
      </w:r>
    </w:p>
    <w:p w:rsidR="00000000" w:rsidDel="00000000" w:rsidP="00000000" w:rsidRDefault="00000000" w:rsidRPr="00000000" w14:paraId="000000DC">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rFonts w:ascii="Roboto" w:cs="Roboto" w:eastAsia="Roboto" w:hAnsi="Roboto"/>
          <w:b w:val="1"/>
          <w:bCs w:val="1"/>
          <w:color w:val="1f1f1f"/>
          <w:sz w:val="46"/>
          <w:szCs w:val="46"/>
        </w:rPr>
      </w:pPr>
      <w:bookmarkStart w:colFirst="0" w:colLast="0" w:name="_2iey3tc49crp" w:id="43"/>
      <w:bookmarkEnd w:id="43"/>
      <w:r w:rsidDel="00000000" w:rsidR="00000000" w:rsidRPr="00000000">
        <w:rPr>
          <w:rFonts w:ascii="Roboto" w:cs="Roboto" w:eastAsia="Roboto" w:hAnsi="Roboto"/>
          <w:b w:val="1"/>
          <w:bCs w:val="1"/>
          <w:color w:val="1f1f1f"/>
          <w:sz w:val="46"/>
          <w:szCs w:val="46"/>
          <w:rtl w:val="0"/>
        </w:rPr>
        <w:t xml:space="preserve">⚠️ Kritikus insight</w:t>
      </w:r>
    </w:p>
    <w:p w:rsidR="00000000" w:rsidDel="00000000" w:rsidP="00000000" w:rsidRDefault="00000000" w:rsidRPr="00000000" w14:paraId="000000DE">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 A rendszered NEM:</w:t>
      </w:r>
    </w:p>
    <w:p w:rsidR="00000000" w:rsidDel="00000000" w:rsidP="00000000" w:rsidRDefault="00000000" w:rsidRPr="00000000" w14:paraId="000000DF">
      <w:pPr>
        <w:numPr>
          <w:ilvl w:val="0"/>
          <w:numId w:val="14"/>
        </w:numPr>
        <w:spacing w:after="0" w:afterAutospacing="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curriculum engine</w:t>
      </w:r>
    </w:p>
    <w:p w:rsidR="00000000" w:rsidDel="00000000" w:rsidP="00000000" w:rsidRDefault="00000000" w:rsidRPr="00000000" w14:paraId="000000E0">
      <w:pPr>
        <w:numPr>
          <w:ilvl w:val="0"/>
          <w:numId w:val="14"/>
        </w:numPr>
        <w:spacing w:after="24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recommendation system</w:t>
      </w:r>
    </w:p>
    <w:p w:rsidR="00000000" w:rsidDel="00000000" w:rsidP="00000000" w:rsidRDefault="00000000" w:rsidRPr="00000000" w14:paraId="000000E1">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 HANEM:</w:t>
      </w:r>
    </w:p>
    <w:p w:rsidR="00000000" w:rsidDel="00000000" w:rsidP="00000000" w:rsidRDefault="00000000" w:rsidRPr="00000000" w14:paraId="000000E2">
      <w:pPr>
        <w:pStyle w:val="Heading1"/>
        <w:keepNext w:val="0"/>
        <w:keepLines w:val="0"/>
        <w:spacing w:before="480" w:lineRule="auto"/>
        <w:rPr>
          <w:rFonts w:ascii="Roboto" w:cs="Roboto" w:eastAsia="Roboto" w:hAnsi="Roboto"/>
          <w:b w:val="1"/>
          <w:bCs w:val="1"/>
          <w:color w:val="1f1f1f"/>
          <w:sz w:val="46"/>
          <w:szCs w:val="46"/>
        </w:rPr>
      </w:pPr>
      <w:bookmarkStart w:colFirst="0" w:colLast="0" w:name="_6quu0jxgkr6h" w:id="44"/>
      <w:bookmarkEnd w:id="44"/>
      <w:r w:rsidDel="00000000" w:rsidR="00000000" w:rsidRPr="00000000">
        <w:rPr>
          <w:rFonts w:ascii="Roboto" w:cs="Roboto" w:eastAsia="Roboto" w:hAnsi="Roboto"/>
          <w:b w:val="1"/>
          <w:bCs w:val="1"/>
          <w:color w:val="1f1f1f"/>
          <w:sz w:val="46"/>
          <w:szCs w:val="46"/>
          <w:rtl w:val="0"/>
        </w:rPr>
        <w:t xml:space="preserve">🚀 👉 Decision Engine</w:t>
      </w:r>
    </w:p>
    <w:p w:rsidR="00000000" w:rsidDel="00000000" w:rsidP="00000000" w:rsidRDefault="00000000" w:rsidRPr="00000000" w14:paraId="000000E3">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rFonts w:ascii="Roboto" w:cs="Roboto" w:eastAsia="Roboto" w:hAnsi="Roboto"/>
          <w:b w:val="1"/>
          <w:bCs w:val="1"/>
          <w:color w:val="1f1f1f"/>
          <w:sz w:val="46"/>
          <w:szCs w:val="46"/>
        </w:rPr>
      </w:pPr>
      <w:bookmarkStart w:colFirst="0" w:colLast="0" w:name="_btr15p1nxx9o" w:id="45"/>
      <w:bookmarkEnd w:id="45"/>
      <w:r w:rsidDel="00000000" w:rsidR="00000000" w:rsidRPr="00000000">
        <w:rPr>
          <w:rFonts w:ascii="Roboto" w:cs="Roboto" w:eastAsia="Roboto" w:hAnsi="Roboto"/>
          <w:b w:val="1"/>
          <w:bCs w:val="1"/>
          <w:color w:val="1f1f1f"/>
          <w:sz w:val="46"/>
          <w:szCs w:val="46"/>
          <w:rtl w:val="0"/>
        </w:rPr>
        <w:t xml:space="preserve">🧠 6. Prompt módosítás (nagyon fontos!)</w:t>
      </w:r>
    </w:p>
    <w:p w:rsidR="00000000" w:rsidDel="00000000" w:rsidP="00000000" w:rsidRDefault="00000000" w:rsidRPr="00000000" w14:paraId="000000E5">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Most már a promptod így kell kinézzen:</w:t>
      </w:r>
    </w:p>
    <w:p w:rsidR="00000000" w:rsidDel="00000000" w:rsidP="00000000" w:rsidRDefault="00000000" w:rsidRPr="00000000" w14:paraId="000000E6">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You are generating a Growth Unit for the GapHopper LMS.</w:t>
      </w:r>
    </w:p>
    <w:p w:rsidR="00000000" w:rsidDel="00000000" w:rsidP="00000000" w:rsidRDefault="00000000" w:rsidRPr="00000000" w14:paraId="000000E8">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 Growth Unit MUST contain exactly THREE alternative actions:</w:t>
      </w:r>
    </w:p>
    <w:p w:rsidR="00000000" w:rsidDel="00000000" w:rsidP="00000000" w:rsidRDefault="00000000" w:rsidRPr="00000000" w14:paraId="000000E9">
      <w:pPr>
        <w:numPr>
          <w:ilvl w:val="0"/>
          <w:numId w:val="6"/>
        </w:numPr>
        <w:spacing w:after="0" w:afterAutospacing="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Safety</w:t>
      </w:r>
    </w:p>
    <w:p w:rsidR="00000000" w:rsidDel="00000000" w:rsidP="00000000" w:rsidRDefault="00000000" w:rsidRPr="00000000" w14:paraId="000000EA">
      <w:pPr>
        <w:numPr>
          <w:ilvl w:val="0"/>
          <w:numId w:val="6"/>
        </w:numP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Reality</w:t>
      </w:r>
    </w:p>
    <w:p w:rsidR="00000000" w:rsidDel="00000000" w:rsidP="00000000" w:rsidRDefault="00000000" w:rsidRPr="00000000" w14:paraId="000000EB">
      <w:pPr>
        <w:numPr>
          <w:ilvl w:val="0"/>
          <w:numId w:val="6"/>
        </w:numPr>
        <w:spacing w:after="24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Risky</w:t>
      </w:r>
    </w:p>
    <w:p w:rsidR="00000000" w:rsidDel="00000000" w:rsidP="00000000" w:rsidRDefault="00000000" w:rsidRPr="00000000" w14:paraId="000000EC">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Each represents a different level of challenge, uncertainty, and growth potential.</w:t>
      </w:r>
    </w:p>
    <w:p w:rsidR="00000000" w:rsidDel="00000000" w:rsidP="00000000" w:rsidRDefault="00000000" w:rsidRPr="00000000" w14:paraId="000000ED">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INPUT:</w:t>
        <w:br w:type="textWrapping"/>
        <w:t xml:space="preserve">{{state}}</w:t>
        <w:br w:type="textWrapping"/>
        <w:t xml:space="preserve">{{goal}}</w:t>
        <w:br w:type="textWrapping"/>
        <w:t xml:space="preserve">{{context}}</w:t>
        <w:br w:type="textWrapping"/>
        <w:t xml:space="preserve">{{learning_agility}}</w:t>
      </w:r>
    </w:p>
    <w:p w:rsidR="00000000" w:rsidDel="00000000" w:rsidP="00000000" w:rsidRDefault="00000000" w:rsidRPr="00000000" w14:paraId="000000EF">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TASK:</w:t>
      </w:r>
    </w:p>
    <w:p w:rsidR="00000000" w:rsidDel="00000000" w:rsidP="00000000" w:rsidRDefault="00000000" w:rsidRPr="00000000" w14:paraId="000000F1">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Generate 3 alternative Growth Actions:</w:t>
      </w:r>
    </w:p>
    <w:p w:rsidR="00000000" w:rsidDel="00000000" w:rsidP="00000000" w:rsidRDefault="00000000" w:rsidRPr="00000000" w14:paraId="000000F2">
      <w:pPr>
        <w:numPr>
          <w:ilvl w:val="0"/>
          <w:numId w:val="8"/>
        </w:numPr>
        <w:spacing w:after="0" w:afterAutospacing="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Safety:</w:t>
      </w:r>
    </w:p>
    <w:p w:rsidR="00000000" w:rsidDel="00000000" w:rsidP="00000000" w:rsidRDefault="00000000" w:rsidRPr="00000000" w14:paraId="000000F3">
      <w:pPr>
        <w:numPr>
          <w:ilvl w:val="0"/>
          <w:numId w:val="5"/>
        </w:numP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low risk</w:t>
      </w:r>
    </w:p>
    <w:p w:rsidR="00000000" w:rsidDel="00000000" w:rsidP="00000000" w:rsidRDefault="00000000" w:rsidRPr="00000000" w14:paraId="000000F4">
      <w:pPr>
        <w:numPr>
          <w:ilvl w:val="0"/>
          <w:numId w:val="5"/>
        </w:numP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easy to execute</w:t>
      </w:r>
    </w:p>
    <w:p w:rsidR="00000000" w:rsidDel="00000000" w:rsidP="00000000" w:rsidRDefault="00000000" w:rsidRPr="00000000" w14:paraId="000000F5">
      <w:pPr>
        <w:numPr>
          <w:ilvl w:val="0"/>
          <w:numId w:val="5"/>
        </w:numP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minimal discomfort</w:t>
      </w:r>
    </w:p>
    <w:p w:rsidR="00000000" w:rsidDel="00000000" w:rsidP="00000000" w:rsidRDefault="00000000" w:rsidRPr="00000000" w14:paraId="000000F6">
      <w:pPr>
        <w:numPr>
          <w:ilvl w:val="0"/>
          <w:numId w:val="5"/>
        </w:numP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stabilizes current state</w:t>
      </w:r>
    </w:p>
    <w:p w:rsidR="00000000" w:rsidDel="00000000" w:rsidP="00000000" w:rsidRDefault="00000000" w:rsidRPr="00000000" w14:paraId="000000F7">
      <w:pPr>
        <w:numPr>
          <w:ilvl w:val="0"/>
          <w:numId w:val="12"/>
        </w:numP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Reality:</w:t>
      </w:r>
    </w:p>
    <w:p w:rsidR="00000000" w:rsidDel="00000000" w:rsidP="00000000" w:rsidRDefault="00000000" w:rsidRPr="00000000" w14:paraId="000000F8">
      <w:pPr>
        <w:numPr>
          <w:ilvl w:val="0"/>
          <w:numId w:val="4"/>
        </w:numP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moderate challenge</w:t>
      </w:r>
    </w:p>
    <w:p w:rsidR="00000000" w:rsidDel="00000000" w:rsidP="00000000" w:rsidRDefault="00000000" w:rsidRPr="00000000" w14:paraId="000000F9">
      <w:pPr>
        <w:numPr>
          <w:ilvl w:val="0"/>
          <w:numId w:val="4"/>
        </w:numP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realistic next step</w:t>
      </w:r>
    </w:p>
    <w:p w:rsidR="00000000" w:rsidDel="00000000" w:rsidP="00000000" w:rsidRDefault="00000000" w:rsidRPr="00000000" w14:paraId="000000FA">
      <w:pPr>
        <w:numPr>
          <w:ilvl w:val="0"/>
          <w:numId w:val="4"/>
        </w:numP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optimal growth</w:t>
      </w:r>
    </w:p>
    <w:p w:rsidR="00000000" w:rsidDel="00000000" w:rsidP="00000000" w:rsidRDefault="00000000" w:rsidRPr="00000000" w14:paraId="000000FB">
      <w:pPr>
        <w:numPr>
          <w:ilvl w:val="0"/>
          <w:numId w:val="11"/>
        </w:numP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Risky:</w:t>
      </w:r>
    </w:p>
    <w:p w:rsidR="00000000" w:rsidDel="00000000" w:rsidP="00000000" w:rsidRDefault="00000000" w:rsidRPr="00000000" w14:paraId="000000FC">
      <w:pPr>
        <w:numPr>
          <w:ilvl w:val="0"/>
          <w:numId w:val="17"/>
        </w:numP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high challenge</w:t>
      </w:r>
    </w:p>
    <w:p w:rsidR="00000000" w:rsidDel="00000000" w:rsidP="00000000" w:rsidRDefault="00000000" w:rsidRPr="00000000" w14:paraId="000000FD">
      <w:pPr>
        <w:numPr>
          <w:ilvl w:val="0"/>
          <w:numId w:val="17"/>
        </w:numP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uncomfortable</w:t>
      </w:r>
    </w:p>
    <w:p w:rsidR="00000000" w:rsidDel="00000000" w:rsidP="00000000" w:rsidRDefault="00000000" w:rsidRPr="00000000" w14:paraId="000000FE">
      <w:pPr>
        <w:numPr>
          <w:ilvl w:val="0"/>
          <w:numId w:val="17"/>
        </w:numPr>
        <w:spacing w:after="24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potential for rapid growth or failure</w:t>
      </w:r>
    </w:p>
    <w:p w:rsidR="00000000" w:rsidDel="00000000" w:rsidP="00000000" w:rsidRDefault="00000000" w:rsidRPr="00000000" w14:paraId="000000FF">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OUTPUT:</w:t>
      </w:r>
    </w:p>
    <w:p w:rsidR="00000000" w:rsidDel="00000000" w:rsidP="00000000" w:rsidRDefault="00000000" w:rsidRPr="00000000" w14:paraId="00000101">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w:t>
        <w:br w:type="textWrapping"/>
        <w:t xml:space="preserve">"growth_unit": {</w:t>
        <w:br w:type="textWrapping"/>
        <w:t xml:space="preserve">"safety": {...},</w:t>
        <w:br w:type="textWrapping"/>
        <w:t xml:space="preserve">"reality": {...},</w:t>
        <w:br w:type="textWrapping"/>
        <w:t xml:space="preserve">"risky": {...}</w:t>
        <w:br w:type="textWrapping"/>
        <w:t xml:space="preserve">}</w:t>
        <w:br w:type="textWrapping"/>
        <w:t xml:space="preserve">}</w:t>
      </w:r>
    </w:p>
    <w:p w:rsidR="00000000" w:rsidDel="00000000" w:rsidP="00000000" w:rsidRDefault="00000000" w:rsidRPr="00000000" w14:paraId="00000102">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RULES:</w:t>
      </w:r>
    </w:p>
    <w:p w:rsidR="00000000" w:rsidDel="00000000" w:rsidP="00000000" w:rsidRDefault="00000000" w:rsidRPr="00000000" w14:paraId="00000104">
      <w:pPr>
        <w:numPr>
          <w:ilvl w:val="0"/>
          <w:numId w:val="3"/>
        </w:numPr>
        <w:spacing w:after="0" w:afterAutospacing="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Each option must be ACTIONABLE</w:t>
      </w:r>
    </w:p>
    <w:p w:rsidR="00000000" w:rsidDel="00000000" w:rsidP="00000000" w:rsidRDefault="00000000" w:rsidRPr="00000000" w14:paraId="00000105">
      <w:pPr>
        <w:numPr>
          <w:ilvl w:val="0"/>
          <w:numId w:val="3"/>
        </w:numP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Each must fit the user's real-life constraints</w:t>
      </w:r>
    </w:p>
    <w:p w:rsidR="00000000" w:rsidDel="00000000" w:rsidP="00000000" w:rsidRDefault="00000000" w:rsidRPr="00000000" w14:paraId="00000106">
      <w:pPr>
        <w:numPr>
          <w:ilvl w:val="0"/>
          <w:numId w:val="3"/>
        </w:numP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Do NOT introduce new theoretical knowledge</w:t>
      </w:r>
    </w:p>
    <w:p w:rsidR="00000000" w:rsidDel="00000000" w:rsidP="00000000" w:rsidRDefault="00000000" w:rsidRPr="00000000" w14:paraId="00000107">
      <w:pPr>
        <w:numPr>
          <w:ilvl w:val="0"/>
          <w:numId w:val="3"/>
        </w:numP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Focus on behavior, execution, or decision-making</w:t>
      </w:r>
    </w:p>
    <w:p w:rsidR="00000000" w:rsidDel="00000000" w:rsidP="00000000" w:rsidRDefault="00000000" w:rsidRPr="00000000" w14:paraId="00000108">
      <w:pPr>
        <w:numPr>
          <w:ilvl w:val="0"/>
          <w:numId w:val="3"/>
        </w:numPr>
        <w:spacing w:after="24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Each option must clearly differ in risk level</w:t>
      </w:r>
    </w:p>
    <w:p w:rsidR="00000000" w:rsidDel="00000000" w:rsidP="00000000" w:rsidRDefault="00000000" w:rsidRPr="00000000" w14:paraId="00000109">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QUALITY CHECK:</w:t>
      </w:r>
    </w:p>
    <w:p w:rsidR="00000000" w:rsidDel="00000000" w:rsidP="00000000" w:rsidRDefault="00000000" w:rsidRPr="00000000" w14:paraId="0000010B">
      <w:pPr>
        <w:numPr>
          <w:ilvl w:val="0"/>
          <w:numId w:val="2"/>
        </w:numPr>
        <w:spacing w:after="0" w:afterAutospacing="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Are the three options meaningfully different? (YES required)</w:t>
      </w:r>
    </w:p>
    <w:p w:rsidR="00000000" w:rsidDel="00000000" w:rsidP="00000000" w:rsidRDefault="00000000" w:rsidRPr="00000000" w14:paraId="0000010C">
      <w:pPr>
        <w:numPr>
          <w:ilvl w:val="0"/>
          <w:numId w:val="2"/>
        </w:numP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Do they represent increasing risk? (YES required)</w:t>
      </w:r>
    </w:p>
    <w:p w:rsidR="00000000" w:rsidDel="00000000" w:rsidP="00000000" w:rsidRDefault="00000000" w:rsidRPr="00000000" w14:paraId="0000010D">
      <w:pPr>
        <w:numPr>
          <w:ilvl w:val="0"/>
          <w:numId w:val="2"/>
        </w:numPr>
        <w:spacing w:after="24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Do they all lead toward the goal? (YES required)</w:t>
      </w:r>
    </w:p>
    <w:p w:rsidR="00000000" w:rsidDel="00000000" w:rsidP="00000000" w:rsidRDefault="00000000" w:rsidRPr="00000000" w14:paraId="0000010E">
      <w:pPr>
        <w:spacing w:after="240" w:before="240" w:lineRule="auto"/>
        <w:rPr>
          <w:rFonts w:ascii="Roboto" w:cs="Roboto" w:eastAsia="Roboto" w:hAnsi="Roboto"/>
          <w:color w:val="1f1f1f"/>
          <w:sz w:val="21"/>
          <w:szCs w:val="21"/>
        </w:rPr>
      </w:pPr>
      <w:r w:rsidDel="00000000" w:rsidR="00000000" w:rsidRPr="00000000">
        <w:rPr>
          <w:rFonts w:ascii="Nova Mono" w:cs="Nova Mono" w:eastAsia="Nova Mono" w:hAnsi="Nova Mono"/>
          <w:color w:val="1f1f1f"/>
          <w:sz w:val="21"/>
          <w:szCs w:val="21"/>
          <w:rtl w:val="0"/>
        </w:rPr>
        <w:t xml:space="preserve">If not → regenerate.</w:t>
      </w:r>
    </w:p>
    <w:p w:rsidR="00000000" w:rsidDel="00000000" w:rsidP="00000000" w:rsidRDefault="00000000" w:rsidRPr="00000000" w14:paraId="0000010F">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rFonts w:ascii="Roboto" w:cs="Roboto" w:eastAsia="Roboto" w:hAnsi="Roboto"/>
          <w:b w:val="1"/>
          <w:bCs w:val="1"/>
          <w:color w:val="1f1f1f"/>
          <w:sz w:val="46"/>
          <w:szCs w:val="46"/>
        </w:rPr>
      </w:pPr>
      <w:bookmarkStart w:colFirst="0" w:colLast="0" w:name="_v4ff4xtzguob" w:id="46"/>
      <w:bookmarkEnd w:id="46"/>
      <w:r w:rsidDel="00000000" w:rsidR="00000000" w:rsidRPr="00000000">
        <w:rPr>
          <w:rFonts w:ascii="Roboto" w:cs="Roboto" w:eastAsia="Roboto" w:hAnsi="Roboto"/>
          <w:b w:val="1"/>
          <w:bCs w:val="1"/>
          <w:color w:val="1f1f1f"/>
          <w:sz w:val="46"/>
          <w:szCs w:val="46"/>
          <w:rtl w:val="0"/>
        </w:rPr>
        <w:t xml:space="preserve">🔥 7. Legnagyobb erősség</w:t>
      </w:r>
    </w:p>
    <w:p w:rsidR="00000000" w:rsidDel="00000000" w:rsidP="00000000" w:rsidRDefault="00000000" w:rsidRPr="00000000" w14:paraId="00000111">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 amit csinálsz:</w:t>
      </w:r>
    </w:p>
    <w:p w:rsidR="00000000" w:rsidDel="00000000" w:rsidP="00000000" w:rsidRDefault="00000000" w:rsidRPr="00000000" w14:paraId="00000112">
      <w:pPr>
        <w:numPr>
          <w:ilvl w:val="0"/>
          <w:numId w:val="9"/>
        </w:numPr>
        <w:spacing w:after="0" w:afterAutospacing="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nem lineáris learning</w:t>
      </w:r>
    </w:p>
    <w:p w:rsidR="00000000" w:rsidDel="00000000" w:rsidP="00000000" w:rsidRDefault="00000000" w:rsidRPr="00000000" w14:paraId="00000113">
      <w:pPr>
        <w:numPr>
          <w:ilvl w:val="0"/>
          <w:numId w:val="9"/>
        </w:numP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nem AI diktálta út</w:t>
      </w:r>
    </w:p>
    <w:p w:rsidR="00000000" w:rsidDel="00000000" w:rsidP="00000000" w:rsidRDefault="00000000" w:rsidRPr="00000000" w14:paraId="00000114">
      <w:pPr>
        <w:numPr>
          <w:ilvl w:val="0"/>
          <w:numId w:val="9"/>
        </w:numPr>
        <w:spacing w:after="24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hanem:</w:t>
      </w:r>
    </w:p>
    <w:p w:rsidR="00000000" w:rsidDel="00000000" w:rsidP="00000000" w:rsidRDefault="00000000" w:rsidRPr="00000000" w14:paraId="00000115">
      <w:pPr>
        <w:pStyle w:val="Heading1"/>
        <w:keepNext w:val="0"/>
        <w:keepLines w:val="0"/>
        <w:spacing w:before="480" w:lineRule="auto"/>
        <w:rPr>
          <w:rFonts w:ascii="Roboto" w:cs="Roboto" w:eastAsia="Roboto" w:hAnsi="Roboto"/>
          <w:b w:val="1"/>
          <w:bCs w:val="1"/>
          <w:color w:val="1f1f1f"/>
          <w:sz w:val="46"/>
          <w:szCs w:val="46"/>
        </w:rPr>
      </w:pPr>
      <w:bookmarkStart w:colFirst="0" w:colLast="0" w:name="_f973chvqg3sr" w:id="47"/>
      <w:bookmarkEnd w:id="47"/>
      <w:r w:rsidDel="00000000" w:rsidR="00000000" w:rsidRPr="00000000">
        <w:rPr>
          <w:rFonts w:ascii="Roboto" w:cs="Roboto" w:eastAsia="Roboto" w:hAnsi="Roboto"/>
          <w:b w:val="1"/>
          <w:bCs w:val="1"/>
          <w:color w:val="1f1f1f"/>
          <w:sz w:val="46"/>
          <w:szCs w:val="46"/>
          <w:rtl w:val="0"/>
        </w:rPr>
        <w:t xml:space="preserve">👉 navigáció egy ismeretlen térben</w:t>
      </w:r>
    </w:p>
    <w:p w:rsidR="00000000" w:rsidDel="00000000" w:rsidP="00000000" w:rsidRDefault="00000000" w:rsidRPr="00000000" w14:paraId="00000116">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rFonts w:ascii="Roboto" w:cs="Roboto" w:eastAsia="Roboto" w:hAnsi="Roboto"/>
          <w:b w:val="1"/>
          <w:bCs w:val="1"/>
          <w:color w:val="1f1f1f"/>
          <w:sz w:val="46"/>
          <w:szCs w:val="46"/>
        </w:rPr>
      </w:pPr>
      <w:bookmarkStart w:colFirst="0" w:colLast="0" w:name="_f0yl9fo7mm1q" w:id="48"/>
      <w:bookmarkEnd w:id="48"/>
      <w:r w:rsidDel="00000000" w:rsidR="00000000" w:rsidRPr="00000000">
        <w:rPr>
          <w:rFonts w:ascii="Roboto" w:cs="Roboto" w:eastAsia="Roboto" w:hAnsi="Roboto"/>
          <w:b w:val="1"/>
          <w:bCs w:val="1"/>
          <w:color w:val="1f1f1f"/>
          <w:sz w:val="46"/>
          <w:szCs w:val="46"/>
          <w:rtl w:val="0"/>
        </w:rPr>
        <w:t xml:space="preserve">🎯 Egy mondatos punchline</w:t>
      </w:r>
    </w:p>
    <w:p w:rsidR="00000000" w:rsidDel="00000000" w:rsidP="00000000" w:rsidRDefault="00000000" w:rsidRPr="00000000" w14:paraId="00000118">
      <w:pPr>
        <w:spacing w:after="240" w:before="240" w:lineRule="auto"/>
        <w:rPr>
          <w:rFonts w:ascii="Roboto" w:cs="Roboto" w:eastAsia="Roboto" w:hAnsi="Roboto"/>
          <w:b w:val="1"/>
          <w:bCs w:val="1"/>
          <w:color w:val="1f1f1f"/>
          <w:sz w:val="21"/>
          <w:szCs w:val="21"/>
        </w:rPr>
      </w:pPr>
      <w:r w:rsidDel="00000000" w:rsidR="00000000" w:rsidRPr="00000000">
        <w:rPr>
          <w:rFonts w:ascii="Roboto" w:cs="Roboto" w:eastAsia="Roboto" w:hAnsi="Roboto"/>
          <w:color w:val="1f1f1f"/>
          <w:sz w:val="21"/>
          <w:szCs w:val="21"/>
          <w:rtl w:val="0"/>
        </w:rPr>
        <w:t xml:space="preserve">👉</w:t>
        <w:br w:type="textWrapping"/>
        <w:t xml:space="preserve"> </w:t>
      </w:r>
      <w:r w:rsidDel="00000000" w:rsidR="00000000" w:rsidRPr="00000000">
        <w:rPr>
          <w:rFonts w:ascii="Roboto" w:cs="Roboto" w:eastAsia="Roboto" w:hAnsi="Roboto"/>
          <w:b w:val="1"/>
          <w:bCs w:val="1"/>
          <w:color w:val="1f1f1f"/>
          <w:sz w:val="21"/>
          <w:szCs w:val="21"/>
          <w:rtl w:val="0"/>
        </w:rPr>
        <w:t xml:space="preserve">A Growth Unit nem egy lépést ad, hanem választási lehetőségeket egy bizonytalan fejlődési térben.</w:t>
      </w:r>
    </w:p>
    <w:p w:rsidR="00000000" w:rsidDel="00000000" w:rsidP="00000000" w:rsidRDefault="00000000" w:rsidRPr="00000000" w14:paraId="00000119">
      <w:pPr>
        <w:rPr>
          <w:rFonts w:ascii="Roboto" w:cs="Roboto" w:eastAsia="Roboto" w:hAnsi="Roboto"/>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Ha akarod, következő lépésben:</w:t>
      </w:r>
    </w:p>
    <w:p w:rsidR="00000000" w:rsidDel="00000000" w:rsidP="00000000" w:rsidRDefault="00000000" w:rsidRPr="00000000" w14:paraId="0000011B">
      <w:pPr>
        <w:numPr>
          <w:ilvl w:val="0"/>
          <w:numId w:val="19"/>
        </w:numPr>
        <w:spacing w:after="0" w:afterAutospacing="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 matematikai modell (state transition + reward)</w:t>
      </w:r>
    </w:p>
    <w:p w:rsidR="00000000" w:rsidDel="00000000" w:rsidP="00000000" w:rsidRDefault="00000000" w:rsidRPr="00000000" w14:paraId="0000011C">
      <w:pPr>
        <w:numPr>
          <w:ilvl w:val="0"/>
          <w:numId w:val="19"/>
        </w:numP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 scoring rendszer (melyik választás működik)</w:t>
      </w:r>
    </w:p>
    <w:p w:rsidR="00000000" w:rsidDel="00000000" w:rsidP="00000000" w:rsidRDefault="00000000" w:rsidRPr="00000000" w14:paraId="0000011D">
      <w:pPr>
        <w:numPr>
          <w:ilvl w:val="0"/>
          <w:numId w:val="19"/>
        </w:numPr>
        <w:spacing w:after="24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 adaptív policy tanulás (user behavior alapján)</w:t>
      </w:r>
    </w:p>
    <w:p w:rsidR="00000000" w:rsidDel="00000000" w:rsidP="00000000" w:rsidRDefault="00000000" w:rsidRPr="00000000" w14:paraId="0000011E">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Ez már konkrétan </w:t>
      </w:r>
      <w:r w:rsidDel="00000000" w:rsidR="00000000" w:rsidRPr="00000000">
        <w:rPr>
          <w:rFonts w:ascii="Roboto" w:cs="Roboto" w:eastAsia="Roboto" w:hAnsi="Roboto"/>
          <w:b w:val="1"/>
          <w:bCs w:val="1"/>
          <w:color w:val="1f1f1f"/>
          <w:sz w:val="21"/>
          <w:szCs w:val="21"/>
          <w:rtl w:val="0"/>
        </w:rPr>
        <w:t xml:space="preserve">AI-native LMS architektúra</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11F">
      <w:pPr>
        <w:rPr>
          <w:rFonts w:ascii="Roboto" w:cs="Roboto" w:eastAsia="Roboto" w:hAnsi="Roboto"/>
          <w:color w:val="1f1f1f"/>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ábor Nagy" w:id="1" w:date="2026-04-30T08:13:43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Véleményem szerint az alábbi állapotokat lenne érdemes figyelembe venni:</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Egyéni cél(ok)</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Motiváció(k)</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Élethelyzet (=tanulás / diákmunka, gyakornok / részmunka / főállású munka / tanulás részmunka mellett / tanulás főállás mellett / munkanélküli, munkakereső / nyugdíjas</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Életkor</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Learning agility</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Self-awareness (Önismeret)</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Mental agility</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People agility</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Change agility</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Result agility</w:t>
      </w:r>
    </w:p>
  </w:comment>
  <w:comment w:author="Gábor Nagy" w:id="2" w:date="2026-04-30T08:14:48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FONTOS: Bővebben a GapHopperben elérhető Learning agility index méréséről: </w:t>
      </w:r>
      <w:hyperlink r:id="rId1">
        <w:r w:rsidDel="00000000" w:rsidR="00000000" w:rsidRPr="00000000">
          <w:rPr>
            <w:color w:val="0000ee"/>
            <w:u w:val="single"/>
            <w:shd w:fill="auto" w:val="clear"/>
            <w:rtl w:val="0"/>
          </w:rPr>
          <w:t xml:space="preserve">https://docs.google.com/document/d/1TvL-30d1X31A8t150TobXgPzKYiUTUluy8pH0mfDIlg/edit?usp=sharing</w:t>
        </w:r>
      </w:hyperlink>
    </w:p>
  </w:comment>
  <w:comment w:author="Gábor Nagy" w:id="0" w:date="2026-04-30T08:06:15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Ez miért GapHopper-specifikus? Ez azt akarja jelenteni, hogy a GapHopper tananyagokból vagy GapHopper módszer alapján áll össze a Unit (önismeret fejlesztés / önmegismerés -» ismeretszerzés -» tanulás -» gyakorlás -» tapasztalás -» önreflexió -» fejlődés)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A" w15:done="0"/>
  <w15:commentEx w15:paraId="0000012B" w15:paraIdParent="0000012A" w15:done="0"/>
  <w15:commentEx w15:paraId="0000012C"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4-30T08:13:43Z"/>
  <w16cex:commentExtensible w16cex:durableId="00000002" w16cex:dateUtc="2026-04-30T08:14:48Z"/>
  <w16cex:commentExtensible w16cex:durableId="00000003" w16cex:dateUtc="2026-04-30T08:06:15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2A" w16cid:durableId="00000001"/>
  <w16cid:commentId w16cid:paraId="0000012B" w16cid:durableId="00000002"/>
  <w16cid:commentId w16cid:paraId="0000012C" w16cid:durableId="00000003"/>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comments.xml.rels><?xml version="1.0" encoding="UTF-8" standalone="yes"?><Relationships xmlns="http://schemas.openxmlformats.org/package/2006/relationships"><Relationship Id="rId1" Type="http://schemas.openxmlformats.org/officeDocument/2006/relationships/hyperlink" Target="https://docs.google.com/document/d/1TvL-30d1X31A8t150TobXgPzKYiUTUluy8pH0mfDIlg/edit?usp=sharing" TargetMode="External"/></Relationship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1.png"/><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